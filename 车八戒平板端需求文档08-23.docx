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026264" w14:textId="77777777" w:rsidR="00ED5C5B" w:rsidRDefault="00ED5C5B" w:rsidP="000055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80"/>
        <w:jc w:val="center"/>
        <w:rPr>
          <w:rFonts w:ascii="PingFang SC" w:eastAsia="PingFang SC" w:hAnsi="Helvetica Neue" w:cs="PingFang SC"/>
          <w:color w:val="000000"/>
          <w:kern w:val="0"/>
          <w:sz w:val="44"/>
          <w:szCs w:val="44"/>
        </w:rPr>
      </w:pPr>
    </w:p>
    <w:p w14:paraId="7F855C9B" w14:textId="77777777" w:rsidR="00ED5C5B" w:rsidRDefault="00ED5C5B" w:rsidP="000055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80"/>
        <w:jc w:val="center"/>
        <w:rPr>
          <w:rFonts w:ascii="PingFang SC" w:eastAsia="PingFang SC" w:hAnsi="Helvetica Neue" w:cs="PingFang SC"/>
          <w:color w:val="000000"/>
          <w:kern w:val="0"/>
          <w:sz w:val="44"/>
          <w:szCs w:val="44"/>
        </w:rPr>
      </w:pPr>
    </w:p>
    <w:p w14:paraId="4A1B7B4E" w14:textId="5BA75165" w:rsidR="00E60108" w:rsidRDefault="0000557E" w:rsidP="000055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80"/>
        <w:jc w:val="center"/>
        <w:rPr>
          <w:rFonts w:ascii="PingFang SC" w:eastAsia="PingFang SC" w:hAnsi="Helvetica Neue" w:cs="PingFang SC"/>
          <w:color w:val="000000"/>
          <w:kern w:val="0"/>
          <w:sz w:val="44"/>
          <w:szCs w:val="44"/>
        </w:rPr>
      </w:pPr>
      <w:r>
        <w:rPr>
          <w:rFonts w:ascii="PingFang SC" w:eastAsia="PingFang SC" w:hAnsi="Helvetica Neue" w:cs="PingFang SC" w:hint="eastAsia"/>
          <w:color w:val="000000"/>
          <w:kern w:val="0"/>
          <w:sz w:val="44"/>
          <w:szCs w:val="44"/>
        </w:rPr>
        <w:t>车八戒平板端功能需求文档</w:t>
      </w:r>
    </w:p>
    <w:p w14:paraId="0EE5316A" w14:textId="77777777" w:rsidR="00ED5C5B" w:rsidRDefault="00ED5C5B" w:rsidP="000055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80"/>
        <w:jc w:val="center"/>
        <w:rPr>
          <w:rFonts w:ascii="PingFang SC" w:eastAsia="PingFang SC" w:hAnsi="Helvetica Neue" w:cs="PingFang SC"/>
          <w:color w:val="000000"/>
          <w:kern w:val="0"/>
          <w:sz w:val="44"/>
          <w:szCs w:val="44"/>
        </w:rPr>
      </w:pPr>
    </w:p>
    <w:p w14:paraId="09A567C8" w14:textId="77777777" w:rsidR="00ED5C5B" w:rsidRDefault="00ED5C5B" w:rsidP="0000557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880"/>
        <w:jc w:val="center"/>
        <w:rPr>
          <w:rFonts w:ascii="PingFang SC" w:eastAsia="PingFang SC" w:hAnsi="Helvetica Neue" w:cs="PingFang SC"/>
          <w:color w:val="000000"/>
          <w:kern w:val="0"/>
          <w:sz w:val="44"/>
          <w:szCs w:val="44"/>
        </w:rPr>
      </w:pPr>
    </w:p>
    <w:p w14:paraId="298B26F2" w14:textId="7485177F" w:rsidR="00ED5C5B" w:rsidRDefault="00ED5C5B" w:rsidP="00ED5C5B">
      <w:pPr>
        <w:ind w:firstLine="480"/>
      </w:pPr>
      <w:r>
        <w:rPr>
          <w:rFonts w:hint="eastAsia"/>
        </w:rPr>
        <w:t>修订历史</w:t>
      </w:r>
    </w:p>
    <w:p w14:paraId="30E35A0D" w14:textId="77777777" w:rsidR="00ED5C5B" w:rsidRDefault="00ED5C5B" w:rsidP="00ED5C5B">
      <w:pPr>
        <w:ind w:firstLine="480"/>
        <w:rPr>
          <w:rFonts w:ascii="Helvetica" w:hAnsi="Helvetica" w:cs="Helvetica"/>
        </w:rPr>
      </w:pPr>
    </w:p>
    <w:tbl>
      <w:tblPr>
        <w:tblW w:w="8819" w:type="dxa"/>
        <w:tblBorders>
          <w:top w:val="nil"/>
          <w:left w:val="nil"/>
          <w:right w:val="nil"/>
        </w:tblBorders>
        <w:tblLayout w:type="fixed"/>
        <w:tblLook w:val="0000" w:firstRow="0" w:lastRow="0" w:firstColumn="0" w:lastColumn="0" w:noHBand="0" w:noVBand="0"/>
      </w:tblPr>
      <w:tblGrid>
        <w:gridCol w:w="1563"/>
        <w:gridCol w:w="1404"/>
        <w:gridCol w:w="4483"/>
        <w:gridCol w:w="1369"/>
      </w:tblGrid>
      <w:tr w:rsidR="00C04415" w14:paraId="2CCCA189" w14:textId="77777777" w:rsidTr="00273FED">
        <w:trPr>
          <w:trHeight w:val="1134"/>
        </w:trPr>
        <w:tc>
          <w:tcPr>
            <w:tcW w:w="156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1B5637FB" w14:textId="77777777" w:rsidR="00E60108" w:rsidRDefault="00E60108" w:rsidP="00273FED">
            <w:pPr>
              <w:widowControl/>
              <w:autoSpaceDE w:val="0"/>
              <w:autoSpaceDN w:val="0"/>
              <w:adjustRightInd w:val="0"/>
              <w:spacing w:line="360" w:lineRule="auto"/>
              <w:ind w:firstLineChars="95" w:firstLine="199"/>
              <w:jc w:val="center"/>
              <w:rPr>
                <w:rFonts w:ascii="Helvetica" w:eastAsia="Songti SC" w:hAnsi="Helvetica" w:cs="Helvetica"/>
                <w:kern w:val="1"/>
              </w:rPr>
            </w:pPr>
            <w:r>
              <w:rPr>
                <w:rFonts w:ascii="Songti SC" w:eastAsia="Songti SC" w:hAnsi="Helvetica" w:cs="Songti SC" w:hint="eastAsia"/>
                <w:b/>
                <w:bCs/>
                <w:color w:val="000000"/>
                <w:kern w:val="0"/>
                <w:sz w:val="21"/>
                <w:szCs w:val="21"/>
              </w:rPr>
              <w:t>修订日期</w:t>
            </w:r>
          </w:p>
        </w:tc>
        <w:tc>
          <w:tcPr>
            <w:tcW w:w="1404"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55AE4716" w14:textId="77777777" w:rsidR="00E60108" w:rsidRDefault="00E60108" w:rsidP="00273FED">
            <w:pPr>
              <w:widowControl/>
              <w:autoSpaceDE w:val="0"/>
              <w:autoSpaceDN w:val="0"/>
              <w:adjustRightInd w:val="0"/>
              <w:spacing w:line="360" w:lineRule="auto"/>
              <w:ind w:firstLine="420"/>
              <w:jc w:val="center"/>
              <w:rPr>
                <w:rFonts w:ascii="Helvetica" w:eastAsia="Songti SC" w:hAnsi="Helvetica" w:cs="Helvetica"/>
                <w:kern w:val="1"/>
              </w:rPr>
            </w:pPr>
            <w:r>
              <w:rPr>
                <w:rFonts w:ascii="Songti SC" w:eastAsia="Songti SC" w:hAnsi="Helvetica" w:cs="Songti SC" w:hint="eastAsia"/>
                <w:b/>
                <w:bCs/>
                <w:color w:val="000000"/>
                <w:kern w:val="0"/>
                <w:sz w:val="21"/>
                <w:szCs w:val="21"/>
              </w:rPr>
              <w:t>版本</w:t>
            </w:r>
          </w:p>
        </w:tc>
        <w:tc>
          <w:tcPr>
            <w:tcW w:w="448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19EA0BF5" w14:textId="77777777" w:rsidR="00E60108" w:rsidRDefault="00E60108" w:rsidP="00C04415">
            <w:pPr>
              <w:widowControl/>
              <w:autoSpaceDE w:val="0"/>
              <w:autoSpaceDN w:val="0"/>
              <w:adjustRightInd w:val="0"/>
              <w:spacing w:line="360" w:lineRule="auto"/>
              <w:ind w:firstLine="420"/>
              <w:rPr>
                <w:rFonts w:ascii="Helvetica" w:eastAsia="Songti SC" w:hAnsi="Helvetica" w:cs="Helvetica"/>
                <w:kern w:val="1"/>
              </w:rPr>
            </w:pPr>
            <w:r>
              <w:rPr>
                <w:rFonts w:ascii="Songti SC" w:eastAsia="Songti SC" w:hAnsi="Helvetica" w:cs="Songti SC" w:hint="eastAsia"/>
                <w:b/>
                <w:bCs/>
                <w:color w:val="000000"/>
                <w:kern w:val="0"/>
                <w:sz w:val="21"/>
                <w:szCs w:val="21"/>
              </w:rPr>
              <w:t>版本</w:t>
            </w:r>
            <w:r>
              <w:rPr>
                <w:rFonts w:ascii="Arial" w:eastAsia="Songti SC" w:hAnsi="Arial" w:cs="Arial"/>
                <w:b/>
                <w:bCs/>
                <w:color w:val="000000"/>
                <w:kern w:val="0"/>
                <w:sz w:val="21"/>
                <w:szCs w:val="21"/>
              </w:rPr>
              <w:t>/</w:t>
            </w:r>
            <w:r>
              <w:rPr>
                <w:rFonts w:ascii="Songti SC" w:eastAsia="Songti SC" w:hAnsi="Arial" w:cs="Songti SC" w:hint="eastAsia"/>
                <w:b/>
                <w:bCs/>
                <w:color w:val="000000"/>
                <w:kern w:val="0"/>
                <w:sz w:val="21"/>
                <w:szCs w:val="21"/>
              </w:rPr>
              <w:t>修订描述</w:t>
            </w:r>
          </w:p>
        </w:tc>
        <w:tc>
          <w:tcPr>
            <w:tcW w:w="1369"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42D97E3C" w14:textId="77777777" w:rsidR="00E60108" w:rsidRDefault="00E60108" w:rsidP="00C04415">
            <w:pPr>
              <w:widowControl/>
              <w:autoSpaceDE w:val="0"/>
              <w:autoSpaceDN w:val="0"/>
              <w:adjustRightInd w:val="0"/>
              <w:spacing w:line="360" w:lineRule="auto"/>
              <w:ind w:firstLineChars="0" w:firstLine="0"/>
              <w:rPr>
                <w:rFonts w:ascii="Helvetica" w:eastAsia="Songti SC" w:hAnsi="Helvetica" w:cs="Helvetica"/>
                <w:kern w:val="1"/>
              </w:rPr>
            </w:pPr>
            <w:r>
              <w:rPr>
                <w:rFonts w:ascii="Songti SC" w:eastAsia="Songti SC" w:hAnsi="Helvetica" w:cs="Songti SC" w:hint="eastAsia"/>
                <w:b/>
                <w:bCs/>
                <w:color w:val="000000"/>
                <w:kern w:val="0"/>
                <w:sz w:val="21"/>
                <w:szCs w:val="21"/>
              </w:rPr>
              <w:t>编写</w:t>
            </w:r>
            <w:r>
              <w:rPr>
                <w:rFonts w:ascii="Arial" w:eastAsia="Songti SC" w:hAnsi="Arial" w:cs="Arial"/>
                <w:b/>
                <w:bCs/>
                <w:color w:val="000000"/>
                <w:kern w:val="0"/>
                <w:sz w:val="21"/>
                <w:szCs w:val="21"/>
              </w:rPr>
              <w:t>/</w:t>
            </w:r>
            <w:r>
              <w:rPr>
                <w:rFonts w:ascii="Songti SC" w:eastAsia="Songti SC" w:hAnsi="Arial" w:cs="Songti SC" w:hint="eastAsia"/>
                <w:b/>
                <w:bCs/>
                <w:color w:val="000000"/>
                <w:kern w:val="0"/>
                <w:sz w:val="21"/>
                <w:szCs w:val="21"/>
              </w:rPr>
              <w:t>修订者</w:t>
            </w:r>
          </w:p>
        </w:tc>
      </w:tr>
      <w:tr w:rsidR="00C04415" w14:paraId="571D300A" w14:textId="77777777" w:rsidTr="00273FED">
        <w:tblPrEx>
          <w:tblBorders>
            <w:top w:val="none" w:sz="0" w:space="0" w:color="auto"/>
          </w:tblBorders>
        </w:tblPrEx>
        <w:trPr>
          <w:trHeight w:val="776"/>
        </w:trPr>
        <w:tc>
          <w:tcPr>
            <w:tcW w:w="156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415DC129" w14:textId="77777777" w:rsidR="00E60108" w:rsidRDefault="00E60108" w:rsidP="00273FED">
            <w:pPr>
              <w:widowControl/>
              <w:autoSpaceDE w:val="0"/>
              <w:autoSpaceDN w:val="0"/>
              <w:adjustRightInd w:val="0"/>
              <w:spacing w:line="360" w:lineRule="auto"/>
              <w:ind w:firstLineChars="111"/>
              <w:jc w:val="center"/>
              <w:rPr>
                <w:rFonts w:ascii="Helvetica" w:eastAsia="Songti SC" w:hAnsi="Helvetica" w:cs="Helvetica"/>
                <w:kern w:val="1"/>
              </w:rPr>
            </w:pPr>
            <w:r>
              <w:rPr>
                <w:rFonts w:ascii="Arial" w:eastAsia="Songti SC" w:hAnsi="Arial" w:cs="Arial"/>
                <w:color w:val="000000"/>
                <w:kern w:val="0"/>
                <w:sz w:val="18"/>
                <w:szCs w:val="18"/>
              </w:rPr>
              <w:t>2018-0</w:t>
            </w:r>
            <w:r>
              <w:rPr>
                <w:rFonts w:ascii="Arial" w:eastAsia="Songti SC" w:hAnsi="Arial" w:cs="Arial" w:hint="eastAsia"/>
                <w:color w:val="000000"/>
                <w:kern w:val="0"/>
                <w:sz w:val="18"/>
                <w:szCs w:val="18"/>
              </w:rPr>
              <w:t>8</w:t>
            </w:r>
            <w:r>
              <w:rPr>
                <w:rFonts w:ascii="Arial" w:eastAsia="Songti SC" w:hAnsi="Arial" w:cs="Arial"/>
                <w:color w:val="000000"/>
                <w:kern w:val="0"/>
                <w:sz w:val="18"/>
                <w:szCs w:val="18"/>
              </w:rPr>
              <w:t>-</w:t>
            </w:r>
            <w:r>
              <w:rPr>
                <w:rFonts w:ascii="Arial" w:eastAsia="Songti SC" w:hAnsi="Arial" w:cs="Arial" w:hint="eastAsia"/>
                <w:color w:val="000000"/>
                <w:kern w:val="0"/>
                <w:sz w:val="18"/>
                <w:szCs w:val="18"/>
              </w:rPr>
              <w:t>23</w:t>
            </w:r>
          </w:p>
        </w:tc>
        <w:tc>
          <w:tcPr>
            <w:tcW w:w="1404"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44C82B2B" w14:textId="59CDA205" w:rsidR="00E60108" w:rsidRDefault="00E60108" w:rsidP="00273FED">
            <w:pPr>
              <w:widowControl/>
              <w:autoSpaceDE w:val="0"/>
              <w:autoSpaceDN w:val="0"/>
              <w:adjustRightInd w:val="0"/>
              <w:spacing w:line="360" w:lineRule="auto"/>
              <w:ind w:firstLineChars="0" w:firstLine="0"/>
              <w:jc w:val="center"/>
              <w:rPr>
                <w:rFonts w:ascii="Helvetica" w:eastAsia="Songti SC" w:hAnsi="Helvetica" w:cs="Helvetica"/>
                <w:kern w:val="1"/>
              </w:rPr>
            </w:pPr>
            <w:r>
              <w:rPr>
                <w:rFonts w:ascii="Arial" w:eastAsia="Songti SC" w:hAnsi="Arial" w:cs="Arial"/>
                <w:color w:val="000000"/>
                <w:kern w:val="0"/>
                <w:sz w:val="18"/>
                <w:szCs w:val="18"/>
              </w:rPr>
              <w:t xml:space="preserve">Ver </w:t>
            </w:r>
            <w:r>
              <w:rPr>
                <w:rFonts w:ascii="Arial" w:eastAsia="Songti SC" w:hAnsi="Arial" w:cs="Arial" w:hint="eastAsia"/>
                <w:color w:val="000000"/>
                <w:kern w:val="0"/>
                <w:sz w:val="18"/>
                <w:szCs w:val="18"/>
              </w:rPr>
              <w:t>1.1.</w:t>
            </w:r>
            <w:r w:rsidR="00273FED">
              <w:rPr>
                <w:rFonts w:ascii="Arial" w:eastAsia="Songti SC" w:hAnsi="Arial" w:cs="Arial" w:hint="eastAsia"/>
                <w:color w:val="000000"/>
                <w:kern w:val="0"/>
                <w:sz w:val="18"/>
                <w:szCs w:val="18"/>
              </w:rPr>
              <w:t>1</w:t>
            </w:r>
          </w:p>
        </w:tc>
        <w:tc>
          <w:tcPr>
            <w:tcW w:w="448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4E2CF254" w14:textId="4A6BCC2B" w:rsidR="00E60108" w:rsidRPr="00E60108" w:rsidRDefault="00E60108" w:rsidP="00C04415">
            <w:pPr>
              <w:widowControl/>
              <w:autoSpaceDE w:val="0"/>
              <w:autoSpaceDN w:val="0"/>
              <w:adjustRightInd w:val="0"/>
              <w:ind w:firstLineChars="0" w:firstLine="0"/>
              <w:rPr>
                <w:rFonts w:ascii="Helvetica" w:eastAsia="Songti SC" w:hAnsi="Helvetica" w:cs="Helvetica"/>
                <w:kern w:val="1"/>
                <w:sz w:val="18"/>
                <w:szCs w:val="18"/>
              </w:rPr>
            </w:pPr>
            <w:r w:rsidRPr="00E60108">
              <w:rPr>
                <w:rFonts w:ascii="Helvetica" w:eastAsia="Songti SC" w:hAnsi="Helvetica" w:cs="Helvetica" w:hint="eastAsia"/>
                <w:kern w:val="1"/>
                <w:sz w:val="18"/>
                <w:szCs w:val="18"/>
              </w:rPr>
              <w:t>接车</w:t>
            </w:r>
            <w:r>
              <w:rPr>
                <w:rFonts w:ascii="Helvetica" w:eastAsia="Songti SC" w:hAnsi="Helvetica" w:cs="Helvetica" w:hint="eastAsia"/>
                <w:kern w:val="1"/>
                <w:sz w:val="18"/>
                <w:szCs w:val="18"/>
              </w:rPr>
              <w:t>、会员详情与编辑</w:t>
            </w:r>
            <w:r w:rsidR="00C04415">
              <w:rPr>
                <w:rFonts w:ascii="Helvetica" w:eastAsia="Songti SC" w:hAnsi="Helvetica" w:cs="Helvetica" w:hint="eastAsia"/>
                <w:kern w:val="1"/>
                <w:sz w:val="18"/>
                <w:szCs w:val="18"/>
              </w:rPr>
              <w:t>且增加了剩余卡次</w:t>
            </w:r>
            <w:r>
              <w:rPr>
                <w:rFonts w:ascii="Helvetica" w:eastAsia="Songti SC" w:hAnsi="Helvetica" w:cs="Helvetica" w:hint="eastAsia"/>
                <w:kern w:val="1"/>
                <w:sz w:val="18"/>
                <w:szCs w:val="18"/>
              </w:rPr>
              <w:t>、订单、营销、</w:t>
            </w:r>
            <w:r w:rsidR="004C2575">
              <w:rPr>
                <w:rFonts w:ascii="Helvetica" w:eastAsia="Songti SC" w:hAnsi="Helvetica" w:cs="Helvetica" w:hint="eastAsia"/>
                <w:kern w:val="1"/>
                <w:sz w:val="18"/>
                <w:szCs w:val="18"/>
              </w:rPr>
              <w:t>商品</w:t>
            </w:r>
          </w:p>
        </w:tc>
        <w:tc>
          <w:tcPr>
            <w:tcW w:w="1369"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2D5954F6" w14:textId="77777777" w:rsidR="00E60108" w:rsidRDefault="00E60108" w:rsidP="00C04415">
            <w:pPr>
              <w:widowControl/>
              <w:autoSpaceDE w:val="0"/>
              <w:autoSpaceDN w:val="0"/>
              <w:adjustRightInd w:val="0"/>
              <w:spacing w:line="360" w:lineRule="auto"/>
              <w:ind w:firstLine="360"/>
              <w:rPr>
                <w:rFonts w:ascii="Helvetica" w:eastAsia="PingFang SC" w:hAnsi="Helvetica" w:cs="Helvetica"/>
                <w:kern w:val="1"/>
              </w:rPr>
            </w:pPr>
            <w:r>
              <w:rPr>
                <w:rFonts w:ascii="PingFang SC" w:eastAsia="PingFang SC" w:hAnsi="Helvetica" w:cs="PingFang SC" w:hint="eastAsia"/>
                <w:color w:val="000000"/>
                <w:kern w:val="0"/>
                <w:sz w:val="18"/>
                <w:szCs w:val="18"/>
              </w:rPr>
              <w:t>钟小芳</w:t>
            </w:r>
          </w:p>
        </w:tc>
      </w:tr>
      <w:tr w:rsidR="00273FED" w:rsidRPr="00273FED" w14:paraId="0A67C004" w14:textId="77777777" w:rsidTr="00273FED">
        <w:tblPrEx>
          <w:tblBorders>
            <w:top w:val="none" w:sz="0" w:space="0" w:color="auto"/>
          </w:tblBorders>
        </w:tblPrEx>
        <w:trPr>
          <w:trHeight w:val="280"/>
        </w:trPr>
        <w:tc>
          <w:tcPr>
            <w:tcW w:w="156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15C8E533" w14:textId="23E09EBF" w:rsidR="00E60108" w:rsidRPr="00273FED" w:rsidRDefault="00273FED" w:rsidP="00273FED">
            <w:pPr>
              <w:widowControl/>
              <w:autoSpaceDE w:val="0"/>
              <w:autoSpaceDN w:val="0"/>
              <w:adjustRightInd w:val="0"/>
              <w:spacing w:line="360" w:lineRule="auto"/>
              <w:ind w:firstLineChars="111"/>
              <w:jc w:val="center"/>
              <w:rPr>
                <w:rFonts w:ascii="Arial" w:eastAsia="Songti SC" w:hAnsi="Arial" w:cs="Arial"/>
                <w:color w:val="000000"/>
                <w:kern w:val="0"/>
                <w:sz w:val="18"/>
                <w:szCs w:val="18"/>
              </w:rPr>
            </w:pPr>
            <w:r w:rsidRPr="00273FED">
              <w:rPr>
                <w:rFonts w:ascii="Arial" w:eastAsia="Songti SC" w:hAnsi="Arial" w:cs="Arial"/>
                <w:color w:val="000000"/>
                <w:kern w:val="0"/>
                <w:sz w:val="18"/>
                <w:szCs w:val="18"/>
              </w:rPr>
              <w:t>2018-09-05</w:t>
            </w:r>
          </w:p>
        </w:tc>
        <w:tc>
          <w:tcPr>
            <w:tcW w:w="1404"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570D88C7" w14:textId="66786CD1" w:rsidR="00E60108" w:rsidRPr="00273FED" w:rsidRDefault="00273FED" w:rsidP="00273FED">
            <w:pPr>
              <w:widowControl/>
              <w:autoSpaceDE w:val="0"/>
              <w:autoSpaceDN w:val="0"/>
              <w:adjustRightInd w:val="0"/>
              <w:spacing w:line="360" w:lineRule="auto"/>
              <w:ind w:firstLineChars="111"/>
              <w:jc w:val="center"/>
              <w:rPr>
                <w:rFonts w:ascii="Arial" w:eastAsia="Songti SC" w:hAnsi="Arial" w:cs="Arial"/>
                <w:color w:val="000000"/>
                <w:kern w:val="0"/>
                <w:sz w:val="18"/>
                <w:szCs w:val="18"/>
              </w:rPr>
            </w:pPr>
            <w:r>
              <w:rPr>
                <w:rFonts w:ascii="Arial" w:eastAsia="Songti SC" w:hAnsi="Arial" w:cs="Arial"/>
                <w:color w:val="000000"/>
                <w:kern w:val="0"/>
                <w:sz w:val="18"/>
                <w:szCs w:val="18"/>
              </w:rPr>
              <w:t xml:space="preserve">Ver </w:t>
            </w:r>
            <w:r>
              <w:rPr>
                <w:rFonts w:ascii="Arial" w:eastAsia="Songti SC" w:hAnsi="Arial" w:cs="Arial" w:hint="eastAsia"/>
                <w:color w:val="000000"/>
                <w:kern w:val="0"/>
                <w:sz w:val="18"/>
                <w:szCs w:val="18"/>
              </w:rPr>
              <w:t>1.1.1</w:t>
            </w:r>
            <w:r>
              <w:rPr>
                <w:rFonts w:ascii="Arial" w:eastAsia="Songti SC" w:hAnsi="Arial" w:cs="Arial"/>
                <w:color w:val="000000"/>
                <w:kern w:val="0"/>
                <w:sz w:val="18"/>
                <w:szCs w:val="18"/>
              </w:rPr>
              <w:t>.</w:t>
            </w:r>
            <w:r>
              <w:rPr>
                <w:rFonts w:ascii="Arial" w:eastAsia="Songti SC" w:hAnsi="Arial" w:cs="Arial" w:hint="eastAsia"/>
                <w:color w:val="000000"/>
                <w:kern w:val="0"/>
                <w:sz w:val="18"/>
                <w:szCs w:val="18"/>
              </w:rPr>
              <w:t>1</w:t>
            </w:r>
          </w:p>
        </w:tc>
        <w:tc>
          <w:tcPr>
            <w:tcW w:w="448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3D451D6C" w14:textId="34030E2D" w:rsidR="00E60108" w:rsidRPr="00273FED" w:rsidRDefault="00273FED" w:rsidP="0060395E">
            <w:pPr>
              <w:widowControl/>
              <w:autoSpaceDE w:val="0"/>
              <w:autoSpaceDN w:val="0"/>
              <w:adjustRightInd w:val="0"/>
              <w:spacing w:line="360" w:lineRule="auto"/>
              <w:ind w:firstLineChars="111"/>
              <w:rPr>
                <w:rFonts w:ascii="Arial" w:eastAsia="Songti SC" w:hAnsi="Arial" w:cs="Arial"/>
                <w:color w:val="000000"/>
                <w:kern w:val="0"/>
                <w:sz w:val="18"/>
                <w:szCs w:val="18"/>
              </w:rPr>
            </w:pPr>
            <w:r>
              <w:rPr>
                <w:rFonts w:ascii="Arial" w:eastAsia="Songti SC" w:hAnsi="Arial" w:cs="Arial" w:hint="eastAsia"/>
                <w:color w:val="000000"/>
                <w:kern w:val="0"/>
                <w:sz w:val="18"/>
                <w:szCs w:val="18"/>
              </w:rPr>
              <w:t>接车</w:t>
            </w:r>
            <w:r w:rsidR="003A4C25">
              <w:rPr>
                <w:rFonts w:ascii="Arial" w:eastAsia="Songti SC" w:hAnsi="Arial" w:cs="Arial" w:hint="eastAsia"/>
                <w:color w:val="000000"/>
                <w:kern w:val="0"/>
                <w:sz w:val="18"/>
                <w:szCs w:val="18"/>
              </w:rPr>
              <w:t>（配件分类展示、</w:t>
            </w:r>
            <w:r w:rsidR="00FE3480">
              <w:rPr>
                <w:rFonts w:ascii="Arial" w:eastAsia="Songti SC" w:hAnsi="Arial" w:cs="Arial" w:hint="eastAsia"/>
                <w:color w:val="000000"/>
                <w:kern w:val="0"/>
                <w:sz w:val="18"/>
                <w:szCs w:val="18"/>
              </w:rPr>
              <w:t>服务数量添加、</w:t>
            </w:r>
            <w:r w:rsidR="004D05FD">
              <w:rPr>
                <w:rFonts w:ascii="Arial" w:eastAsia="Songti SC" w:hAnsi="Arial" w:cs="Arial" w:hint="eastAsia"/>
                <w:color w:val="000000"/>
                <w:kern w:val="0"/>
                <w:sz w:val="18"/>
                <w:szCs w:val="18"/>
              </w:rPr>
              <w:t>车辆信息编辑</w:t>
            </w:r>
            <w:r w:rsidR="003A4C25">
              <w:rPr>
                <w:rFonts w:ascii="Arial" w:eastAsia="Songti SC" w:hAnsi="Arial" w:cs="Arial" w:hint="eastAsia"/>
                <w:color w:val="000000"/>
                <w:kern w:val="0"/>
                <w:sz w:val="18"/>
                <w:szCs w:val="18"/>
              </w:rPr>
              <w:t>）</w:t>
            </w:r>
            <w:r w:rsidR="00CC309B">
              <w:rPr>
                <w:rFonts w:ascii="Arial" w:eastAsia="Songti SC" w:hAnsi="Arial" w:cs="Arial" w:hint="eastAsia"/>
                <w:color w:val="000000"/>
                <w:kern w:val="0"/>
                <w:sz w:val="18"/>
                <w:szCs w:val="18"/>
              </w:rPr>
              <w:t>、会员</w:t>
            </w:r>
            <w:r w:rsidR="00C10FA4">
              <w:rPr>
                <w:rFonts w:ascii="Arial" w:eastAsia="Songti SC" w:hAnsi="Arial" w:cs="Arial" w:hint="eastAsia"/>
                <w:color w:val="000000"/>
                <w:kern w:val="0"/>
                <w:sz w:val="18"/>
                <w:szCs w:val="18"/>
              </w:rPr>
              <w:t>（</w:t>
            </w:r>
            <w:r w:rsidR="00A4404A">
              <w:rPr>
                <w:rFonts w:ascii="Arial" w:eastAsia="Songti SC" w:hAnsi="Arial" w:cs="Arial" w:hint="eastAsia"/>
                <w:color w:val="000000"/>
                <w:kern w:val="0"/>
                <w:sz w:val="18"/>
                <w:szCs w:val="18"/>
              </w:rPr>
              <w:t>剩余优惠券可以核销、会员删除问题</w:t>
            </w:r>
            <w:r w:rsidR="00C10FA4">
              <w:rPr>
                <w:rFonts w:ascii="Arial" w:eastAsia="Songti SC" w:hAnsi="Arial" w:cs="Arial" w:hint="eastAsia"/>
                <w:color w:val="000000"/>
                <w:kern w:val="0"/>
                <w:sz w:val="18"/>
                <w:szCs w:val="18"/>
              </w:rPr>
              <w:t>）</w:t>
            </w:r>
            <w:r w:rsidR="00CC309B">
              <w:rPr>
                <w:rFonts w:ascii="Arial" w:eastAsia="Songti SC" w:hAnsi="Arial" w:cs="Arial" w:hint="eastAsia"/>
                <w:color w:val="000000"/>
                <w:kern w:val="0"/>
                <w:sz w:val="18"/>
                <w:szCs w:val="18"/>
              </w:rPr>
              <w:t>、订单</w:t>
            </w:r>
            <w:r w:rsidR="00974960">
              <w:rPr>
                <w:rFonts w:ascii="Arial" w:eastAsia="Songti SC" w:hAnsi="Arial" w:cs="Arial" w:hint="eastAsia"/>
                <w:color w:val="000000"/>
                <w:kern w:val="0"/>
                <w:sz w:val="18"/>
                <w:szCs w:val="18"/>
              </w:rPr>
              <w:t>（</w:t>
            </w:r>
            <w:r w:rsidR="00A4404A">
              <w:rPr>
                <w:rFonts w:ascii="Arial" w:eastAsia="Songti SC" w:hAnsi="Arial" w:cs="Arial" w:hint="eastAsia"/>
                <w:color w:val="000000"/>
                <w:kern w:val="0"/>
                <w:sz w:val="18"/>
                <w:szCs w:val="18"/>
              </w:rPr>
              <w:t>支付方式、</w:t>
            </w:r>
            <w:r w:rsidR="00DB3CC7">
              <w:rPr>
                <w:rFonts w:ascii="Arial" w:eastAsia="Songti SC" w:hAnsi="Arial" w:cs="Arial" w:hint="eastAsia"/>
                <w:color w:val="000000"/>
                <w:kern w:val="0"/>
                <w:sz w:val="18"/>
                <w:szCs w:val="18"/>
              </w:rPr>
              <w:t>收款</w:t>
            </w:r>
            <w:r w:rsidR="00A4404A">
              <w:rPr>
                <w:rFonts w:ascii="Arial" w:eastAsia="Songti SC" w:hAnsi="Arial" w:cs="Arial" w:hint="eastAsia"/>
                <w:color w:val="000000"/>
                <w:kern w:val="0"/>
                <w:sz w:val="18"/>
                <w:szCs w:val="18"/>
              </w:rPr>
              <w:t>时间</w:t>
            </w:r>
            <w:r w:rsidR="00974960">
              <w:rPr>
                <w:rFonts w:ascii="Arial" w:eastAsia="Songti SC" w:hAnsi="Arial" w:cs="Arial" w:hint="eastAsia"/>
                <w:color w:val="000000"/>
                <w:kern w:val="0"/>
                <w:sz w:val="18"/>
                <w:szCs w:val="18"/>
              </w:rPr>
              <w:t>）</w:t>
            </w:r>
            <w:r w:rsidR="00CC309B">
              <w:rPr>
                <w:rFonts w:ascii="Arial" w:eastAsia="Songti SC" w:hAnsi="Arial" w:cs="Arial" w:hint="eastAsia"/>
                <w:color w:val="000000"/>
                <w:kern w:val="0"/>
                <w:sz w:val="18"/>
                <w:szCs w:val="18"/>
              </w:rPr>
              <w:t>、商品</w:t>
            </w:r>
            <w:r w:rsidR="00A4404A">
              <w:rPr>
                <w:rFonts w:ascii="Arial" w:eastAsia="Songti SC" w:hAnsi="Arial" w:cs="Arial" w:hint="eastAsia"/>
                <w:color w:val="000000"/>
                <w:kern w:val="0"/>
                <w:sz w:val="18"/>
                <w:szCs w:val="18"/>
              </w:rPr>
              <w:t>（选择分类处可以直接创建分类）</w:t>
            </w:r>
            <w:r w:rsidR="004966CF">
              <w:rPr>
                <w:rFonts w:ascii="Arial" w:eastAsia="Songti SC" w:hAnsi="Arial" w:cs="Arial" w:hint="eastAsia"/>
                <w:color w:val="000000"/>
                <w:kern w:val="0"/>
                <w:sz w:val="18"/>
                <w:szCs w:val="18"/>
              </w:rPr>
              <w:t>、员工提成（可以查看提成项目）</w:t>
            </w:r>
            <w:r w:rsidR="002674FA">
              <w:rPr>
                <w:rFonts w:ascii="Arial" w:eastAsia="Songti SC" w:hAnsi="Arial" w:cs="Arial" w:hint="eastAsia"/>
                <w:color w:val="000000"/>
                <w:kern w:val="0"/>
                <w:sz w:val="18"/>
                <w:szCs w:val="18"/>
              </w:rPr>
              <w:t>、订单结算（核销优惠券）</w:t>
            </w:r>
          </w:p>
        </w:tc>
        <w:tc>
          <w:tcPr>
            <w:tcW w:w="1369"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1F869DFD" w14:textId="0266C612" w:rsidR="00E60108" w:rsidRPr="00273FED" w:rsidRDefault="00A4404A" w:rsidP="00273FED">
            <w:pPr>
              <w:widowControl/>
              <w:autoSpaceDE w:val="0"/>
              <w:autoSpaceDN w:val="0"/>
              <w:adjustRightInd w:val="0"/>
              <w:spacing w:line="360" w:lineRule="auto"/>
              <w:ind w:firstLineChars="111"/>
              <w:jc w:val="center"/>
              <w:rPr>
                <w:rFonts w:ascii="Arial" w:eastAsia="Songti SC" w:hAnsi="Arial" w:cs="Arial"/>
                <w:color w:val="000000"/>
                <w:kern w:val="0"/>
                <w:sz w:val="18"/>
                <w:szCs w:val="18"/>
              </w:rPr>
            </w:pPr>
            <w:r>
              <w:rPr>
                <w:rFonts w:ascii="Arial" w:eastAsia="Songti SC" w:hAnsi="Arial" w:cs="Arial" w:hint="eastAsia"/>
                <w:color w:val="000000"/>
                <w:kern w:val="0"/>
                <w:sz w:val="18"/>
                <w:szCs w:val="18"/>
              </w:rPr>
              <w:t>钟小芳</w:t>
            </w:r>
          </w:p>
        </w:tc>
      </w:tr>
      <w:tr w:rsidR="00C04415" w14:paraId="106ED468" w14:textId="77777777" w:rsidTr="00273FED">
        <w:tblPrEx>
          <w:tblBorders>
            <w:top w:val="none" w:sz="0" w:space="0" w:color="auto"/>
          </w:tblBorders>
        </w:tblPrEx>
        <w:trPr>
          <w:trHeight w:val="268"/>
        </w:trPr>
        <w:tc>
          <w:tcPr>
            <w:tcW w:w="156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493E0968" w14:textId="77777777" w:rsidR="00E60108" w:rsidRDefault="00E60108" w:rsidP="00273FE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center"/>
              <w:rPr>
                <w:rFonts w:ascii="Helvetica" w:eastAsia="PingFang SC" w:hAnsi="Helvetica" w:cs="Helvetica"/>
                <w:kern w:val="1"/>
              </w:rPr>
            </w:pPr>
          </w:p>
        </w:tc>
        <w:tc>
          <w:tcPr>
            <w:tcW w:w="1404"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6BFBBE35" w14:textId="77777777" w:rsidR="00E60108" w:rsidRDefault="00E60108" w:rsidP="00273FE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center"/>
              <w:rPr>
                <w:rFonts w:ascii="Helvetica" w:eastAsia="PingFang SC" w:hAnsi="Helvetica" w:cs="Helvetica"/>
                <w:kern w:val="1"/>
              </w:rPr>
            </w:pPr>
          </w:p>
        </w:tc>
        <w:tc>
          <w:tcPr>
            <w:tcW w:w="448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33BCF8E2" w14:textId="77777777" w:rsidR="00E60108" w:rsidRDefault="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tc>
        <w:tc>
          <w:tcPr>
            <w:tcW w:w="1369"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73A4B2DE" w14:textId="77777777" w:rsidR="00E60108" w:rsidRDefault="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tc>
      </w:tr>
      <w:tr w:rsidR="00C04415" w14:paraId="75E29996" w14:textId="77777777" w:rsidTr="00273FED">
        <w:tblPrEx>
          <w:tblBorders>
            <w:top w:val="none" w:sz="0" w:space="0" w:color="auto"/>
          </w:tblBorders>
        </w:tblPrEx>
        <w:trPr>
          <w:trHeight w:val="268"/>
        </w:trPr>
        <w:tc>
          <w:tcPr>
            <w:tcW w:w="156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06D740AC" w14:textId="77777777" w:rsidR="00E60108" w:rsidRDefault="00E60108" w:rsidP="00273FE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center"/>
              <w:rPr>
                <w:rFonts w:ascii="Helvetica" w:eastAsia="PingFang SC" w:hAnsi="Helvetica" w:cs="Helvetica"/>
                <w:kern w:val="1"/>
              </w:rPr>
            </w:pPr>
          </w:p>
        </w:tc>
        <w:tc>
          <w:tcPr>
            <w:tcW w:w="1404"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0AD8C461" w14:textId="77777777" w:rsidR="00E60108" w:rsidRDefault="00E60108" w:rsidP="00273FE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center"/>
              <w:rPr>
                <w:rFonts w:ascii="Helvetica" w:eastAsia="PingFang SC" w:hAnsi="Helvetica" w:cs="Helvetica"/>
                <w:kern w:val="1"/>
              </w:rPr>
            </w:pPr>
          </w:p>
        </w:tc>
        <w:tc>
          <w:tcPr>
            <w:tcW w:w="448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38F27210" w14:textId="77777777" w:rsidR="00E60108" w:rsidRDefault="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tc>
        <w:tc>
          <w:tcPr>
            <w:tcW w:w="1369"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480EABD3" w14:textId="77777777" w:rsidR="00E60108" w:rsidRDefault="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tc>
      </w:tr>
      <w:tr w:rsidR="00C04415" w14:paraId="4ECEAE70" w14:textId="77777777" w:rsidTr="00273FED">
        <w:trPr>
          <w:trHeight w:val="280"/>
        </w:trPr>
        <w:tc>
          <w:tcPr>
            <w:tcW w:w="156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112B0AD4" w14:textId="77777777" w:rsidR="00E60108" w:rsidRDefault="00E60108" w:rsidP="00273FE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center"/>
              <w:rPr>
                <w:rFonts w:ascii="Helvetica" w:eastAsia="PingFang SC" w:hAnsi="Helvetica" w:cs="Helvetica"/>
                <w:kern w:val="1"/>
              </w:rPr>
            </w:pPr>
          </w:p>
        </w:tc>
        <w:tc>
          <w:tcPr>
            <w:tcW w:w="1404"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3B4B19E4" w14:textId="77777777" w:rsidR="00E60108" w:rsidRDefault="00E60108" w:rsidP="00273FE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jc w:val="center"/>
              <w:rPr>
                <w:rFonts w:ascii="Helvetica" w:eastAsia="PingFang SC" w:hAnsi="Helvetica" w:cs="Helvetica"/>
                <w:kern w:val="1"/>
              </w:rPr>
            </w:pPr>
          </w:p>
        </w:tc>
        <w:tc>
          <w:tcPr>
            <w:tcW w:w="4483"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4B2D267B" w14:textId="77777777" w:rsidR="00E60108" w:rsidRDefault="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tc>
        <w:tc>
          <w:tcPr>
            <w:tcW w:w="1369" w:type="dxa"/>
            <w:tcBorders>
              <w:top w:val="single" w:sz="8" w:space="0" w:color="878787"/>
              <w:left w:val="single" w:sz="8" w:space="0" w:color="878787"/>
              <w:bottom w:val="single" w:sz="8" w:space="0" w:color="878787"/>
              <w:right w:val="single" w:sz="8" w:space="0" w:color="878787"/>
            </w:tcBorders>
            <w:tcMar>
              <w:top w:w="80" w:type="nil"/>
              <w:left w:w="80" w:type="nil"/>
              <w:bottom w:w="80" w:type="nil"/>
              <w:right w:w="80" w:type="nil"/>
            </w:tcMar>
            <w:vAlign w:val="center"/>
          </w:tcPr>
          <w:p w14:paraId="1E2A10AE" w14:textId="77777777" w:rsidR="00E60108" w:rsidRDefault="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tc>
      </w:tr>
    </w:tbl>
    <w:p w14:paraId="6A06E69C" w14:textId="77777777" w:rsidR="00E60108" w:rsidRDefault="00E60108"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11A7AD8A" w14:textId="77777777" w:rsidR="00ED5C5B"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68B9348A" w14:textId="77777777" w:rsidR="00ED5C5B" w:rsidRPr="00A4404A"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24216ED2" w14:textId="77777777" w:rsidR="00ED5C5B"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31A53C37" w14:textId="77777777" w:rsidR="00ED5C5B"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2B03E039" w14:textId="77777777" w:rsidR="00ED5C5B" w:rsidRPr="00A4404A"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4EBDC72B" w14:textId="2B7C5D8F" w:rsidR="00ED5C5B" w:rsidRDefault="00CC309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r>
        <w:rPr>
          <w:rFonts w:ascii="Helvetica" w:eastAsia="PingFang SC" w:hAnsi="Helvetica" w:cs="Helvetica" w:hint="eastAsia"/>
          <w:kern w:val="1"/>
        </w:rPr>
        <w:t>、</w:t>
      </w:r>
    </w:p>
    <w:p w14:paraId="618E9C01" w14:textId="77777777" w:rsidR="00ED5C5B"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3703B4F8" w14:textId="77777777" w:rsidR="00ED5C5B"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2442696F" w14:textId="77777777" w:rsidR="00ED5C5B"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rFonts w:ascii="Helvetica" w:eastAsia="PingFang SC" w:hAnsi="Helvetica" w:cs="Helvetica"/>
          <w:kern w:val="1"/>
        </w:rPr>
      </w:pPr>
    </w:p>
    <w:p w14:paraId="22D38AE9" w14:textId="77777777" w:rsidR="00ED5C5B" w:rsidDel="00EF4FA7"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del w:id="0" w:author="Microsoft Office 用户" w:date="2018-09-05T18:06:00Z"/>
          <w:rFonts w:ascii="Helvetica" w:eastAsia="PingFang SC" w:hAnsi="Helvetica" w:cs="Helvetica"/>
          <w:kern w:val="1"/>
        </w:rPr>
      </w:pPr>
    </w:p>
    <w:p w14:paraId="2884E057" w14:textId="77777777" w:rsidR="00ED5C5B" w:rsidDel="00EF4FA7"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del w:id="1" w:author="Microsoft Office 用户" w:date="2018-09-05T18:06:00Z"/>
          <w:rFonts w:ascii="Helvetica" w:eastAsia="PingFang SC" w:hAnsi="Helvetica" w:cs="Helvetica"/>
          <w:kern w:val="1"/>
        </w:rPr>
      </w:pPr>
    </w:p>
    <w:p w14:paraId="0C9F3F54" w14:textId="77777777" w:rsidR="00ED5C5B" w:rsidDel="00EF4FA7"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del w:id="2" w:author="Microsoft Office 用户" w:date="2018-09-05T18:06:00Z"/>
          <w:rFonts w:ascii="Helvetica" w:eastAsia="PingFang SC" w:hAnsi="Helvetica" w:cs="Helvetica"/>
          <w:kern w:val="1"/>
        </w:rPr>
      </w:pPr>
    </w:p>
    <w:p w14:paraId="544D2533" w14:textId="77777777" w:rsidR="00ED5C5B" w:rsidDel="00EF4FA7"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del w:id="3" w:author="Microsoft Office 用户" w:date="2018-09-05T18:06:00Z"/>
          <w:rFonts w:ascii="Helvetica" w:eastAsia="PingFang SC" w:hAnsi="Helvetica" w:cs="Helvetica"/>
          <w:kern w:val="1"/>
        </w:rPr>
      </w:pPr>
    </w:p>
    <w:p w14:paraId="2E98EB66" w14:textId="77777777" w:rsidR="00ED5C5B" w:rsidDel="00EF4FA7"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del w:id="4" w:author="Microsoft Office 用户" w:date="2018-09-05T18:06:00Z"/>
          <w:rFonts w:ascii="Helvetica" w:eastAsia="PingFang SC" w:hAnsi="Helvetica" w:cs="Helvetica"/>
          <w:kern w:val="1"/>
        </w:rPr>
      </w:pPr>
    </w:p>
    <w:p w14:paraId="3B8B61AD" w14:textId="77777777" w:rsidR="00ED5C5B" w:rsidDel="00EF4FA7" w:rsidRDefault="00ED5C5B" w:rsidP="00E601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rPr>
          <w:del w:id="5" w:author="Microsoft Office 用户" w:date="2018-09-05T18:06:00Z"/>
          <w:rFonts w:ascii="Helvetica" w:eastAsia="PingFang SC" w:hAnsi="Helvetica" w:cs="Helvetica"/>
          <w:kern w:val="1"/>
        </w:rPr>
      </w:pPr>
    </w:p>
    <w:p w14:paraId="324EAA3A" w14:textId="77777777" w:rsidR="00ED5C5B" w:rsidRDefault="00ED5C5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rPr>
          <w:rFonts w:ascii="Helvetica" w:eastAsia="PingFang SC" w:hAnsi="Helvetica" w:cs="Helvetica"/>
          <w:kern w:val="1"/>
        </w:rPr>
        <w:pPrChange w:id="6" w:author="Microsoft Office 用户" w:date="2018-09-05T18:06:00Z">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80"/>
          </w:pPr>
        </w:pPrChange>
      </w:pPr>
    </w:p>
    <w:p w14:paraId="25C9EC67" w14:textId="643FBE8B" w:rsidR="00975097" w:rsidRDefault="0000557E" w:rsidP="0000557E">
      <w:pPr>
        <w:pStyle w:val="a3"/>
        <w:numPr>
          <w:ilvl w:val="0"/>
          <w:numId w:val="1"/>
        </w:numPr>
        <w:ind w:firstLineChars="0"/>
      </w:pPr>
      <w:r>
        <w:rPr>
          <w:rFonts w:hint="eastAsia"/>
        </w:rPr>
        <w:t>接车</w:t>
      </w:r>
    </w:p>
    <w:p w14:paraId="422BA6D8" w14:textId="326CB86D" w:rsidR="001C131C" w:rsidRDefault="001C131C" w:rsidP="001C131C">
      <w:pPr>
        <w:pStyle w:val="a3"/>
        <w:ind w:left="720" w:firstLineChars="0" w:firstLine="0"/>
      </w:pPr>
      <w:r w:rsidRPr="001C131C">
        <w:rPr>
          <w:noProof/>
        </w:rPr>
        <w:drawing>
          <wp:inline distT="0" distB="0" distL="0" distR="0" wp14:anchorId="0FEBEE0A" wp14:editId="76073F0B">
            <wp:extent cx="5486400" cy="3086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6100"/>
                    </a:xfrm>
                    <a:prstGeom prst="rect">
                      <a:avLst/>
                    </a:prstGeom>
                  </pic:spPr>
                </pic:pic>
              </a:graphicData>
            </a:graphic>
          </wp:inline>
        </w:drawing>
      </w:r>
    </w:p>
    <w:p w14:paraId="4B63760A" w14:textId="364D91A2" w:rsidR="00ED5C5B" w:rsidRDefault="00ED5C5B" w:rsidP="001C131C">
      <w:pPr>
        <w:pStyle w:val="a3"/>
        <w:ind w:left="720" w:firstLineChars="0" w:firstLine="0"/>
      </w:pPr>
    </w:p>
    <w:p w14:paraId="4E16FAAC" w14:textId="420DCB3C" w:rsidR="0000557E" w:rsidRDefault="007E2F07" w:rsidP="0000557E">
      <w:pPr>
        <w:pStyle w:val="a3"/>
        <w:ind w:left="720" w:firstLineChars="0" w:firstLine="0"/>
      </w:pPr>
      <w:r>
        <w:rPr>
          <w:rFonts w:hint="eastAsia"/>
        </w:rPr>
        <w:t>1.1车辆信息</w:t>
      </w:r>
    </w:p>
    <w:p w14:paraId="263A9C68" w14:textId="4AB8EC90" w:rsidR="007E2F07" w:rsidRPr="0043464B" w:rsidRDefault="007E2F07" w:rsidP="007E2F07">
      <w:pPr>
        <w:ind w:firstLine="480"/>
      </w:pPr>
      <w:r>
        <w:rPr>
          <w:rFonts w:hint="eastAsia"/>
        </w:rPr>
        <w:t>输入车牌号,与该车牌关联的会员会带出,商家可以选择某个会员也可以不选择.点击编辑公里数,页面跳转至车辆信息页,可以编辑车辆信息,并且可以查询上次投保时间.</w:t>
      </w:r>
      <w:ins w:id="7" w:author="Microsoft Office 用户" w:date="2018-09-06T16:15:00Z">
        <w:r w:rsidR="0043464B" w:rsidRPr="0043464B">
          <w:rPr>
            <w:rFonts w:hint="eastAsia"/>
            <w:color w:val="FF0000"/>
            <w:rPrChange w:id="8" w:author="Microsoft Office 用户" w:date="2018-09-06T16:18:00Z">
              <w:rPr>
                <w:rFonts w:hint="eastAsia"/>
              </w:rPr>
            </w:rPrChange>
          </w:rPr>
          <w:t>若是新车</w:t>
        </w:r>
      </w:ins>
      <w:ins w:id="9" w:author="Microsoft Office 用户" w:date="2018-09-06T16:16:00Z">
        <w:r w:rsidR="0043464B" w:rsidRPr="0043464B">
          <w:rPr>
            <w:rFonts w:hint="eastAsia"/>
            <w:color w:val="FF0000"/>
            <w:rPrChange w:id="10" w:author="Microsoft Office 用户" w:date="2018-09-06T16:18:00Z">
              <w:rPr>
                <w:rFonts w:hint="eastAsia"/>
              </w:rPr>
            </w:rPrChange>
          </w:rPr>
          <w:t>进来输入的手机号码是会员的手机号码时，会员车辆列表中新增一条。若是会员</w:t>
        </w:r>
      </w:ins>
      <w:ins w:id="11" w:author="Microsoft Office 用户" w:date="2018-09-06T16:17:00Z">
        <w:r w:rsidR="0043464B" w:rsidRPr="0043464B">
          <w:rPr>
            <w:rFonts w:hint="eastAsia"/>
            <w:color w:val="FF0000"/>
            <w:rPrChange w:id="12" w:author="Microsoft Office 用户" w:date="2018-09-06T16:18:00Z">
              <w:rPr>
                <w:rFonts w:hint="eastAsia"/>
              </w:rPr>
            </w:rPrChange>
          </w:rPr>
          <w:t>进来，输入一辆新车也是一样的。</w:t>
        </w:r>
      </w:ins>
      <w:ins w:id="13" w:author="Microsoft Office 用户" w:date="2018-09-06T16:18:00Z">
        <w:r w:rsidR="0043464B" w:rsidRPr="0043464B">
          <w:rPr>
            <w:rFonts w:hint="eastAsia"/>
            <w:color w:val="FF0000"/>
            <w:rPrChange w:id="14" w:author="Microsoft Office 用户" w:date="2018-09-06T16:18:00Z">
              <w:rPr>
                <w:rFonts w:hint="eastAsia"/>
              </w:rPr>
            </w:rPrChange>
          </w:rPr>
          <w:t>会员车辆列表中也新增加一条</w:t>
        </w:r>
      </w:ins>
    </w:p>
    <w:p w14:paraId="72C5ADDA" w14:textId="7DBA3488" w:rsidR="00330A97" w:rsidRDefault="00330A97" w:rsidP="007E2F07">
      <w:pPr>
        <w:ind w:firstLine="480"/>
        <w:rPr>
          <w:ins w:id="15" w:author="Microsoft Office 用户" w:date="2018-09-05T17:57:00Z"/>
        </w:rPr>
      </w:pPr>
      <w:r>
        <w:rPr>
          <w:rFonts w:hint="eastAsia"/>
        </w:rPr>
        <w:t>选择会员后,会员信息会在页面中展示,</w:t>
      </w:r>
      <w:r w:rsidR="00EE4D7D">
        <w:rPr>
          <w:rFonts w:hint="eastAsia"/>
        </w:rPr>
        <w:t>包括余额、</w:t>
      </w:r>
      <w:r>
        <w:rPr>
          <w:rFonts w:hint="eastAsia"/>
        </w:rPr>
        <w:t>订单数</w:t>
      </w:r>
      <w:r w:rsidR="00EE4D7D">
        <w:rPr>
          <w:rFonts w:hint="eastAsia"/>
        </w:rPr>
        <w:t>(可以看到这个会员所有的订单信息)</w:t>
      </w:r>
      <w:r>
        <w:rPr>
          <w:rFonts w:hint="eastAsia"/>
        </w:rPr>
        <w:t>、优惠券数量(点击优惠券,可以看到该会员可用的优惠券,并且可直接核销).</w:t>
      </w:r>
      <w:r w:rsidR="00C73BC8" w:rsidRPr="00C73BC8">
        <w:t xml:space="preserve"> </w:t>
      </w:r>
      <w:r w:rsidR="00C73BC8" w:rsidRPr="00ED5C5B">
        <w:rPr>
          <w:noProof/>
        </w:rPr>
        <w:drawing>
          <wp:inline distT="0" distB="0" distL="0" distR="0" wp14:anchorId="0C9A9C0B" wp14:editId="4072F5DC">
            <wp:extent cx="5486400" cy="2314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314575"/>
                    </a:xfrm>
                    <a:prstGeom prst="rect">
                      <a:avLst/>
                    </a:prstGeom>
                  </pic:spPr>
                </pic:pic>
              </a:graphicData>
            </a:graphic>
          </wp:inline>
        </w:drawing>
      </w:r>
    </w:p>
    <w:p w14:paraId="3E6B809F" w14:textId="77777777" w:rsidR="00FE3480" w:rsidRDefault="00FE3480" w:rsidP="007E2F07">
      <w:pPr>
        <w:ind w:firstLine="480"/>
      </w:pPr>
    </w:p>
    <w:p w14:paraId="5C5B5179" w14:textId="0A6BCF78" w:rsidR="00330A97" w:rsidRDefault="00330A97" w:rsidP="007E2F07">
      <w:pPr>
        <w:ind w:firstLine="480"/>
      </w:pPr>
      <w:r>
        <w:rPr>
          <w:rFonts w:hint="eastAsia"/>
        </w:rPr>
        <w:t>1.2会员到店</w:t>
      </w:r>
    </w:p>
    <w:p w14:paraId="37942A71" w14:textId="77777777" w:rsidR="00330A97" w:rsidRDefault="00330A97" w:rsidP="00330A97">
      <w:pPr>
        <w:ind w:firstLine="480"/>
      </w:pPr>
      <w:r>
        <w:rPr>
          <w:rFonts w:hint="eastAsia"/>
        </w:rPr>
        <w:t>输入手机号,与该会员关联的车牌号都会带出,商家一定要选择某一辆车,进行开单.输入手机号,对应的会员信息也是直接在页面上展示出来,点击编辑公里数,页面跳转至车辆信息页,可以编辑车辆信息,并且可以查询上次投保时间.</w:t>
      </w:r>
    </w:p>
    <w:p w14:paraId="3A3EB50C" w14:textId="0B2843A9" w:rsidR="00ED5C5B" w:rsidRDefault="00330A97" w:rsidP="00C73BC8">
      <w:pPr>
        <w:ind w:firstLine="480"/>
      </w:pPr>
      <w:r>
        <w:rPr>
          <w:rFonts w:hint="eastAsia"/>
        </w:rPr>
        <w:t>1.3开单</w:t>
      </w:r>
    </w:p>
    <w:p w14:paraId="7DC0AF04" w14:textId="4FC650A1" w:rsidR="00330A97" w:rsidRDefault="00330A97" w:rsidP="007E2F07">
      <w:pPr>
        <w:ind w:firstLine="480"/>
      </w:pPr>
      <w:r>
        <w:rPr>
          <w:rFonts w:hint="eastAsia"/>
        </w:rPr>
        <w:t>a、开单必须输入车牌号</w:t>
      </w:r>
    </w:p>
    <w:p w14:paraId="06100264" w14:textId="5DDAAE03" w:rsidR="00636012" w:rsidRPr="00FE3480" w:rsidRDefault="00636012" w:rsidP="007E2F07">
      <w:pPr>
        <w:ind w:firstLine="480"/>
      </w:pPr>
      <w:r>
        <w:rPr>
          <w:rFonts w:hint="eastAsia"/>
        </w:rPr>
        <w:t>b、选择服务或配件添加到购物车</w:t>
      </w:r>
      <w:r w:rsidR="0002072F">
        <w:rPr>
          <w:rFonts w:hint="eastAsia"/>
        </w:rPr>
        <w:t>(未找到的服务或配件可以添加)</w:t>
      </w:r>
      <w:r>
        <w:rPr>
          <w:rFonts w:hint="eastAsia"/>
        </w:rPr>
        <w:t>,点击购物车中的商品可以修改商品或服务的成本价与售价(临时价:只跟当前订单有关,不影响原来售价).</w:t>
      </w:r>
      <w:del w:id="16" w:author="Microsoft Office 用户" w:date="2018-09-05T18:00:00Z">
        <w:r w:rsidR="00C73BC8" w:rsidRPr="00193B38" w:rsidDel="00FE3480">
          <w:rPr>
            <w:color w:val="C00000"/>
            <w:rPrChange w:id="17" w:author="Microsoft Office 用户" w:date="2018-09-05T18:11:00Z">
              <w:rPr/>
            </w:rPrChange>
          </w:rPr>
          <w:delText xml:space="preserve"> </w:delText>
        </w:r>
      </w:del>
      <w:ins w:id="18" w:author="Microsoft Office 用户" w:date="2018-09-05T17:59:00Z">
        <w:r w:rsidR="00FE3480" w:rsidRPr="00193B38">
          <w:rPr>
            <w:rFonts w:hint="eastAsia"/>
            <w:color w:val="C00000"/>
            <w:rPrChange w:id="19" w:author="Microsoft Office 用户" w:date="2018-09-05T18:11:00Z">
              <w:rPr>
                <w:rFonts w:hint="eastAsia"/>
              </w:rPr>
            </w:rPrChange>
          </w:rPr>
          <w:t>服务和配件都可以增加数量，服务添加数量后在购物车中不做数量叠加，而是增加一条，如洗车服务点击</w:t>
        </w:r>
      </w:ins>
      <w:ins w:id="20" w:author="Microsoft Office 用户" w:date="2018-09-05T18:00:00Z">
        <w:r w:rsidR="00FE3480" w:rsidRPr="00193B38">
          <w:rPr>
            <w:rFonts w:hint="eastAsia"/>
            <w:color w:val="C00000"/>
            <w:rPrChange w:id="21" w:author="Microsoft Office 用户" w:date="2018-09-05T18:11:00Z">
              <w:rPr>
                <w:rFonts w:hint="eastAsia"/>
              </w:rPr>
            </w:rPrChange>
          </w:rPr>
          <w:t>两次，购物车列表中出现两行，都是洗车</w:t>
        </w:r>
      </w:ins>
      <w:r w:rsidR="00C73BC8" w:rsidRPr="00C73BC8">
        <w:rPr>
          <w:noProof/>
        </w:rPr>
        <w:drawing>
          <wp:inline distT="0" distB="0" distL="0" distR="0" wp14:anchorId="15270EFF" wp14:editId="372137C6">
            <wp:extent cx="5486400" cy="30861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100"/>
                    </a:xfrm>
                    <a:prstGeom prst="rect">
                      <a:avLst/>
                    </a:prstGeom>
                  </pic:spPr>
                </pic:pic>
              </a:graphicData>
            </a:graphic>
          </wp:inline>
        </w:drawing>
      </w:r>
    </w:p>
    <w:p w14:paraId="0C3C3B15" w14:textId="5999B26C" w:rsidR="00636012" w:rsidRDefault="00EE5D13" w:rsidP="007E2F07">
      <w:pPr>
        <w:ind w:firstLine="480"/>
      </w:pPr>
      <w:r>
        <w:rPr>
          <w:rFonts w:hint="eastAsia"/>
        </w:rPr>
        <w:t>c、</w:t>
      </w:r>
      <w:r w:rsidR="00636012">
        <w:rPr>
          <w:rFonts w:hint="eastAsia"/>
        </w:rPr>
        <w:t>服务下面可以添加配件,配件只能修改价格</w:t>
      </w:r>
      <w:r>
        <w:rPr>
          <w:rFonts w:hint="eastAsia"/>
        </w:rPr>
        <w:t>和数量</w:t>
      </w:r>
      <w:r w:rsidR="00636012">
        <w:rPr>
          <w:rFonts w:hint="eastAsia"/>
        </w:rPr>
        <w:t>.</w:t>
      </w:r>
      <w:r w:rsidR="003D3FB1">
        <w:rPr>
          <w:rFonts w:hint="eastAsia"/>
        </w:rPr>
        <w:t>服务下面添加配件不影响</w:t>
      </w:r>
      <w:r>
        <w:rPr>
          <w:rFonts w:hint="eastAsia"/>
        </w:rPr>
        <w:t>服务本身的价格,但影响整个订单的价格</w:t>
      </w:r>
    </w:p>
    <w:p w14:paraId="3218E6AA" w14:textId="105C2EDE" w:rsidR="00EE5D13" w:rsidRDefault="00EE5D13" w:rsidP="007E2F07">
      <w:pPr>
        <w:ind w:firstLine="480"/>
      </w:pPr>
      <w:r>
        <w:rPr>
          <w:rFonts w:hint="eastAsia"/>
        </w:rPr>
        <w:t>d、点击购物车中的顶部的编辑,可以批量删除购物车中的商品,删除服务连带的删除该服务下的配件.</w:t>
      </w:r>
      <w:r w:rsidR="0011348E" w:rsidRPr="0011348E">
        <w:rPr>
          <w:noProof/>
        </w:rPr>
        <w:t xml:space="preserve"> </w:t>
      </w:r>
      <w:r w:rsidR="0011348E" w:rsidRPr="0011348E">
        <w:rPr>
          <w:noProof/>
        </w:rPr>
        <w:drawing>
          <wp:inline distT="0" distB="0" distL="0" distR="0" wp14:anchorId="0CCC0A47" wp14:editId="160BA2F4">
            <wp:extent cx="4964116" cy="279231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895" cy="2805128"/>
                    </a:xfrm>
                    <a:prstGeom prst="rect">
                      <a:avLst/>
                    </a:prstGeom>
                  </pic:spPr>
                </pic:pic>
              </a:graphicData>
            </a:graphic>
          </wp:inline>
        </w:drawing>
      </w:r>
    </w:p>
    <w:p w14:paraId="3686453E" w14:textId="37AFC75E" w:rsidR="00A4404A" w:rsidRDefault="00273130" w:rsidP="007E2F07">
      <w:pPr>
        <w:ind w:firstLine="480"/>
      </w:pPr>
      <w:r>
        <w:rPr>
          <w:rFonts w:hint="eastAsia"/>
        </w:rPr>
        <w:t>e、配件中只显示商家自己创建的配件.</w:t>
      </w:r>
      <w:r w:rsidR="002B7A47">
        <w:rPr>
          <w:rFonts w:hint="eastAsia"/>
        </w:rPr>
        <w:t>标准配件库中的配件</w:t>
      </w:r>
      <w:r>
        <w:rPr>
          <w:rFonts w:hint="eastAsia"/>
        </w:rPr>
        <w:t>在页面上不展示,模糊搜索的时候,</w:t>
      </w:r>
      <w:r w:rsidR="002B7A47">
        <w:rPr>
          <w:rFonts w:hint="eastAsia"/>
        </w:rPr>
        <w:t>如果有符合</w:t>
      </w:r>
      <w:r>
        <w:rPr>
          <w:rFonts w:hint="eastAsia"/>
        </w:rPr>
        <w:t>搜索条件的,会在页面中显示</w:t>
      </w:r>
      <w:r w:rsidR="002B7A47">
        <w:rPr>
          <w:rFonts w:hint="eastAsia"/>
        </w:rPr>
        <w:t>(搜索出来的配件会显示出哪些是自建的)</w:t>
      </w:r>
      <w:r>
        <w:rPr>
          <w:rFonts w:hint="eastAsia"/>
        </w:rPr>
        <w:t>.</w:t>
      </w:r>
      <w:ins w:id="22" w:author="Microsoft Office 用户" w:date="2018-09-05T17:54:00Z">
        <w:r w:rsidR="00A4404A" w:rsidRPr="00193B38">
          <w:rPr>
            <w:rFonts w:hint="eastAsia"/>
            <w:color w:val="C00000"/>
            <w:rPrChange w:id="23" w:author="Microsoft Office 用户" w:date="2018-09-05T18:11:00Z">
              <w:rPr>
                <w:rFonts w:hint="eastAsia"/>
              </w:rPr>
            </w:rPrChange>
          </w:rPr>
          <w:t>商家自己创建的配件分类在配件中能显示出来。</w:t>
        </w:r>
      </w:ins>
      <w:del w:id="24" w:author="Microsoft Office 用户" w:date="2018-09-05T17:54:00Z">
        <w:r w:rsidR="00A4404A" w:rsidDel="00A4404A">
          <w:rPr>
            <w:rFonts w:hint="eastAsia"/>
          </w:rPr>
          <w:delText>自己创建的</w:delText>
        </w:r>
      </w:del>
    </w:p>
    <w:p w14:paraId="67E4B633" w14:textId="581B2F98" w:rsidR="00EE5D13" w:rsidRDefault="00271388" w:rsidP="007E2F07">
      <w:pPr>
        <w:ind w:firstLine="480"/>
        <w:rPr>
          <w:noProof/>
        </w:rPr>
      </w:pPr>
      <w:r w:rsidRPr="00271388">
        <w:rPr>
          <w:noProof/>
        </w:rPr>
        <w:drawing>
          <wp:inline distT="0" distB="0" distL="0" distR="0" wp14:anchorId="1C48D269" wp14:editId="4CB0D272">
            <wp:extent cx="2332571" cy="2203524"/>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602" cy="2231893"/>
                    </a:xfrm>
                    <a:prstGeom prst="rect">
                      <a:avLst/>
                    </a:prstGeom>
                  </pic:spPr>
                </pic:pic>
              </a:graphicData>
            </a:graphic>
          </wp:inline>
        </w:drawing>
      </w:r>
    </w:p>
    <w:p w14:paraId="7E3D8B45" w14:textId="77777777" w:rsidR="00271388" w:rsidRDefault="00271388" w:rsidP="007E2F07">
      <w:pPr>
        <w:ind w:firstLine="480"/>
      </w:pPr>
    </w:p>
    <w:p w14:paraId="7F9348B9" w14:textId="18944DB9" w:rsidR="005A34B0" w:rsidRDefault="005A34B0" w:rsidP="007E2F07">
      <w:pPr>
        <w:ind w:firstLine="480"/>
      </w:pPr>
      <w:r>
        <w:rPr>
          <w:rFonts w:hint="eastAsia"/>
        </w:rPr>
        <w:t>f、选择好服务或配件点击开单,可以选择是否通过服务消息通知客户(客户关注过我们的生活号或公众号的可以收到消息),选择施工人员(对应的施工人员也会收到服务消息,关注过车八戒生活号或公众号的),可以对该订单进行备注.确定开单,打印开单小票,分为技师联和客户联.</w:t>
      </w:r>
    </w:p>
    <w:p w14:paraId="321A2D85" w14:textId="25643B7D" w:rsidR="005A34B0" w:rsidRDefault="005A34B0" w:rsidP="00913FFA">
      <w:pPr>
        <w:ind w:firstLine="480"/>
      </w:pPr>
      <w:r>
        <w:rPr>
          <w:rFonts w:hint="eastAsia"/>
        </w:rPr>
        <w:t>1.4取单</w:t>
      </w:r>
    </w:p>
    <w:p w14:paraId="114AE335" w14:textId="7ADA9801" w:rsidR="00913FFA" w:rsidRDefault="0026632C" w:rsidP="00913FFA">
      <w:pPr>
        <w:ind w:firstLine="480"/>
      </w:pPr>
      <w:r>
        <w:rPr>
          <w:rFonts w:hint="eastAsia"/>
        </w:rPr>
        <w:t>去单页面按开单时间正序排列.可以通过手机号或车牌号模糊搜索订单.</w:t>
      </w:r>
      <w:r w:rsidR="008C3867">
        <w:rPr>
          <w:rFonts w:hint="eastAsia"/>
        </w:rPr>
        <w:t>选择订单,可以编辑订单(添加或删除服务和配件),取消订单</w:t>
      </w:r>
      <w:r w:rsidR="00A5601A">
        <w:rPr>
          <w:rFonts w:hint="eastAsia"/>
        </w:rPr>
        <w:t>(取消的订单在订单-取消订单列表中可以看到)</w:t>
      </w:r>
      <w:r w:rsidR="008C3867">
        <w:rPr>
          <w:rFonts w:hint="eastAsia"/>
        </w:rPr>
        <w:t>,订单结算</w:t>
      </w:r>
      <w:r w:rsidR="00A5601A">
        <w:rPr>
          <w:rFonts w:hint="eastAsia"/>
        </w:rPr>
        <w:t>页面跳转至结算页.</w:t>
      </w:r>
      <w:r w:rsidR="005E6A3A" w:rsidRPr="0002072F">
        <w:rPr>
          <w:rFonts w:hint="eastAsia"/>
          <w:color w:val="FF0000"/>
        </w:rPr>
        <w:t>0元订单不能结算</w:t>
      </w:r>
      <w:r w:rsidR="005E6A3A">
        <w:rPr>
          <w:rFonts w:hint="eastAsia"/>
        </w:rPr>
        <w:t>.</w:t>
      </w:r>
    </w:p>
    <w:p w14:paraId="6DBF11C7" w14:textId="7A6A0778" w:rsidR="00D11B4F" w:rsidRDefault="001778A7" w:rsidP="00913FFA">
      <w:pPr>
        <w:ind w:firstLine="480"/>
      </w:pPr>
      <w:r>
        <w:rPr>
          <w:rFonts w:hint="eastAsia"/>
        </w:rPr>
        <w:t>1.5核券</w:t>
      </w:r>
    </w:p>
    <w:p w14:paraId="50AD8B97" w14:textId="7AE1F267" w:rsidR="001778A7" w:rsidRDefault="00CD6757" w:rsidP="00913FFA">
      <w:pPr>
        <w:ind w:firstLine="480"/>
      </w:pPr>
      <w:r>
        <w:rPr>
          <w:rFonts w:hint="eastAsia"/>
        </w:rPr>
        <w:t>点击核券,可以通过手机号/</w:t>
      </w:r>
      <w:r w:rsidR="0002072F">
        <w:rPr>
          <w:rFonts w:hint="eastAsia"/>
        </w:rPr>
        <w:t>会员卡号(电子卡)搜索到该会员的所有可用优惠券,输入券码直接显示该张券.选择优惠券核销.施工人员为选填项.(核销后,订单列表中就会生成一条订单记录)</w:t>
      </w:r>
    </w:p>
    <w:p w14:paraId="491D5619" w14:textId="6E43E5E5" w:rsidR="0002072F" w:rsidRDefault="0002072F" w:rsidP="00913FFA">
      <w:pPr>
        <w:ind w:firstLine="480"/>
      </w:pPr>
      <w:r>
        <w:rPr>
          <w:rFonts w:hint="eastAsia"/>
        </w:rPr>
        <w:t>1.6结算</w:t>
      </w:r>
    </w:p>
    <w:p w14:paraId="3DD768D8" w14:textId="201D9EE1" w:rsidR="0002072F" w:rsidRDefault="0002072F" w:rsidP="00913FFA">
      <w:pPr>
        <w:ind w:firstLine="480"/>
      </w:pPr>
      <w:r>
        <w:rPr>
          <w:rFonts w:hint="eastAsia"/>
        </w:rPr>
        <w:t>直接结算的订单可以不用填写车牌号.</w:t>
      </w:r>
    </w:p>
    <w:p w14:paraId="572ACD95" w14:textId="21A46B38" w:rsidR="0002072F" w:rsidRPr="0002072F" w:rsidRDefault="0002072F" w:rsidP="0002072F">
      <w:pPr>
        <w:ind w:firstLine="480"/>
      </w:pPr>
      <w:r>
        <w:rPr>
          <w:rFonts w:hint="eastAsia"/>
        </w:rPr>
        <w:t>a、选择服务或者配件直接结算.</w:t>
      </w:r>
      <w:r w:rsidRPr="0002072F">
        <w:rPr>
          <w:rFonts w:hint="eastAsia"/>
        </w:rPr>
        <w:t xml:space="preserve"> 0元订单不能结算.</w:t>
      </w:r>
    </w:p>
    <w:p w14:paraId="1F327FB0" w14:textId="3600B5D6" w:rsidR="0002072F" w:rsidRDefault="0002072F" w:rsidP="00D71A97">
      <w:pPr>
        <w:ind w:firstLine="480"/>
      </w:pPr>
      <w:r>
        <w:rPr>
          <w:rFonts w:hint="eastAsia"/>
        </w:rPr>
        <w:t>b、未选择任何服务或者配件直接结算的,在结算页面可以直接输入订单金额进行结算.</w:t>
      </w:r>
    </w:p>
    <w:p w14:paraId="5DFEDBC9" w14:textId="77777777" w:rsidR="00D71A97" w:rsidRPr="0002072F" w:rsidRDefault="00D71A97" w:rsidP="00D71A97">
      <w:pPr>
        <w:ind w:firstLine="480"/>
      </w:pPr>
    </w:p>
    <w:p w14:paraId="3F52BD94" w14:textId="2774B794" w:rsidR="0000557E" w:rsidRDefault="0000557E" w:rsidP="0000557E">
      <w:pPr>
        <w:pStyle w:val="a3"/>
        <w:numPr>
          <w:ilvl w:val="0"/>
          <w:numId w:val="1"/>
        </w:numPr>
        <w:ind w:firstLineChars="0"/>
      </w:pPr>
      <w:r>
        <w:rPr>
          <w:rFonts w:hint="eastAsia"/>
        </w:rPr>
        <w:t>会员</w:t>
      </w:r>
    </w:p>
    <w:p w14:paraId="19E13CCD" w14:textId="463F2D0B" w:rsidR="00271388" w:rsidRDefault="00FD7D25" w:rsidP="00271388">
      <w:pPr>
        <w:ind w:firstLine="480"/>
      </w:pPr>
      <w:r>
        <w:rPr>
          <w:rFonts w:hint="eastAsia"/>
        </w:rPr>
        <w:t>2.1会员管理</w:t>
      </w:r>
    </w:p>
    <w:p w14:paraId="5AE5F84E" w14:textId="101C3BF2" w:rsidR="00FD7D25" w:rsidRDefault="00C56BA6" w:rsidP="00FD69F6">
      <w:pPr>
        <w:ind w:firstLine="480"/>
      </w:pPr>
      <w:r>
        <w:rPr>
          <w:rFonts w:hint="eastAsia"/>
        </w:rPr>
        <w:t>会员管理列表页增加</w:t>
      </w:r>
      <w:r w:rsidR="00FD7D25">
        <w:rPr>
          <w:rFonts w:hint="eastAsia"/>
        </w:rPr>
        <w:t>手机号和姓名的检索条件</w:t>
      </w:r>
      <w:r w:rsidR="00372AE1">
        <w:rPr>
          <w:rFonts w:hint="eastAsia"/>
        </w:rPr>
        <w:t>,</w:t>
      </w:r>
      <w:r>
        <w:rPr>
          <w:rFonts w:hint="eastAsia"/>
        </w:rPr>
        <w:t>列表中可以显示会员剩余卡次.</w:t>
      </w:r>
      <w:del w:id="25" w:author="Microsoft Office 用户" w:date="2018-09-05T18:06:00Z">
        <w:r w:rsidR="00271388" w:rsidRPr="00193B38" w:rsidDel="00EF4FA7">
          <w:rPr>
            <w:noProof/>
            <w:color w:val="C00000"/>
            <w:rPrChange w:id="26" w:author="Microsoft Office 用户" w:date="2018-09-05T18:11:00Z">
              <w:rPr>
                <w:noProof/>
              </w:rPr>
            </w:rPrChange>
          </w:rPr>
          <w:delText xml:space="preserve"> </w:delText>
        </w:r>
      </w:del>
      <w:ins w:id="27" w:author="Microsoft Office 用户" w:date="2018-09-05T18:01:00Z">
        <w:r w:rsidR="00FE3480" w:rsidRPr="00193B38">
          <w:rPr>
            <w:rFonts w:hint="eastAsia"/>
            <w:noProof/>
            <w:color w:val="C00000"/>
            <w:rPrChange w:id="28" w:author="Microsoft Office 用户" w:date="2018-09-05T18:11:00Z">
              <w:rPr>
                <w:rFonts w:hint="eastAsia"/>
                <w:noProof/>
              </w:rPr>
            </w:rPrChange>
          </w:rPr>
          <w:t>且可以</w:t>
        </w:r>
      </w:ins>
      <w:ins w:id="29" w:author="Microsoft Office 用户" w:date="2018-09-05T18:02:00Z">
        <w:r w:rsidR="00FE3480" w:rsidRPr="00193B38">
          <w:rPr>
            <w:rFonts w:hint="eastAsia"/>
            <w:noProof/>
            <w:color w:val="C00000"/>
            <w:rPrChange w:id="30" w:author="Microsoft Office 用户" w:date="2018-09-05T18:11:00Z">
              <w:rPr>
                <w:rFonts w:hint="eastAsia"/>
                <w:noProof/>
              </w:rPr>
            </w:rPrChange>
          </w:rPr>
          <w:t>通过剩余卡次跳转到核销页面，直接核销优惠券。</w:t>
        </w:r>
      </w:ins>
      <w:r w:rsidR="00271388" w:rsidRPr="00271388">
        <w:rPr>
          <w:noProof/>
        </w:rPr>
        <w:drawing>
          <wp:inline distT="0" distB="0" distL="0" distR="0" wp14:anchorId="33C6A1E6" wp14:editId="237E38AB">
            <wp:extent cx="5486245" cy="2114186"/>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1491"/>
                    <a:stretch/>
                  </pic:blipFill>
                  <pic:spPr bwMode="auto">
                    <a:xfrm>
                      <a:off x="0" y="0"/>
                      <a:ext cx="5486400" cy="2114246"/>
                    </a:xfrm>
                    <a:prstGeom prst="rect">
                      <a:avLst/>
                    </a:prstGeom>
                    <a:ln>
                      <a:noFill/>
                    </a:ln>
                    <a:extLst>
                      <a:ext uri="{53640926-AAD7-44D8-BBD7-CCE9431645EC}">
                        <a14:shadowObscured xmlns:a14="http://schemas.microsoft.com/office/drawing/2010/main"/>
                      </a:ext>
                    </a:extLst>
                  </pic:spPr>
                </pic:pic>
              </a:graphicData>
            </a:graphic>
          </wp:inline>
        </w:drawing>
      </w:r>
    </w:p>
    <w:p w14:paraId="2C7CCCE2" w14:textId="24208DCB" w:rsidR="00C56BA6" w:rsidRDefault="00FD69F6" w:rsidP="00FD69F6">
      <w:pPr>
        <w:ind w:firstLine="480"/>
      </w:pPr>
      <w:r>
        <w:rPr>
          <w:rFonts w:hint="eastAsia"/>
        </w:rPr>
        <w:t>a、</w:t>
      </w:r>
      <w:r w:rsidR="00C225D7">
        <w:rPr>
          <w:rFonts w:hint="eastAsia"/>
        </w:rPr>
        <w:t>会员编辑</w:t>
      </w:r>
      <w:r>
        <w:rPr>
          <w:rFonts w:hint="eastAsia"/>
        </w:rPr>
        <w:t>,编辑会员时,除了手机号以外,其他信息均可编辑.</w:t>
      </w:r>
      <w:r w:rsidR="00271388" w:rsidRPr="00271388">
        <w:rPr>
          <w:noProof/>
        </w:rPr>
        <w:t xml:space="preserve"> </w:t>
      </w:r>
      <w:r w:rsidR="00271388" w:rsidRPr="00271388">
        <w:rPr>
          <w:noProof/>
        </w:rPr>
        <w:drawing>
          <wp:inline distT="0" distB="0" distL="0" distR="0" wp14:anchorId="705D163F" wp14:editId="1664D936">
            <wp:extent cx="5486400" cy="284085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946"/>
                    <a:stretch/>
                  </pic:blipFill>
                  <pic:spPr bwMode="auto">
                    <a:xfrm>
                      <a:off x="0" y="0"/>
                      <a:ext cx="5486400" cy="2840854"/>
                    </a:xfrm>
                    <a:prstGeom prst="rect">
                      <a:avLst/>
                    </a:prstGeom>
                    <a:ln>
                      <a:noFill/>
                    </a:ln>
                    <a:extLst>
                      <a:ext uri="{53640926-AAD7-44D8-BBD7-CCE9431645EC}">
                        <a14:shadowObscured xmlns:a14="http://schemas.microsoft.com/office/drawing/2010/main"/>
                      </a:ext>
                    </a:extLst>
                  </pic:spPr>
                </pic:pic>
              </a:graphicData>
            </a:graphic>
          </wp:inline>
        </w:drawing>
      </w:r>
    </w:p>
    <w:p w14:paraId="444DE4DD" w14:textId="135492C1" w:rsidR="00FD69F6" w:rsidRPr="00507A86" w:rsidRDefault="00FD69F6" w:rsidP="00FD69F6">
      <w:pPr>
        <w:ind w:firstLine="480"/>
      </w:pPr>
      <w:r>
        <w:rPr>
          <w:rFonts w:hint="eastAsia"/>
        </w:rPr>
        <w:t>b、点击详情可以查看会员信息,</w:t>
      </w:r>
      <w:del w:id="31" w:author="Microsoft Office 用户" w:date="2018-09-05T18:05:00Z">
        <w:r w:rsidDel="00FE3480">
          <w:rPr>
            <w:rFonts w:hint="eastAsia"/>
          </w:rPr>
          <w:delText>可以看到剩余卡次的明细.</w:delText>
        </w:r>
      </w:del>
      <w:del w:id="32" w:author="Microsoft Office 用户" w:date="2018-09-05T18:04:00Z">
        <w:r w:rsidDel="00FE3480">
          <w:rPr>
            <w:rFonts w:hint="eastAsia"/>
          </w:rPr>
          <w:delText>且可以核销</w:delText>
        </w:r>
      </w:del>
      <w:del w:id="33" w:author="Microsoft Office 用户" w:date="2018-09-05T18:05:00Z">
        <w:r w:rsidDel="00FE3480">
          <w:rPr>
            <w:rFonts w:hint="eastAsia"/>
          </w:rPr>
          <w:delText>.</w:delText>
        </w:r>
      </w:del>
      <w:r>
        <w:rPr>
          <w:rFonts w:hint="eastAsia"/>
        </w:rPr>
        <w:t>还可以查看该会员的卡上余额变动记录</w:t>
      </w:r>
      <w:ins w:id="34" w:author="Microsoft Office 用户" w:date="2018-09-06T15:03:00Z">
        <w:r w:rsidR="00066C63">
          <w:rPr>
            <w:rFonts w:hint="eastAsia"/>
          </w:rPr>
          <w:t>，</w:t>
        </w:r>
        <w:r w:rsidR="00066C63" w:rsidRPr="00066C63">
          <w:rPr>
            <w:rFonts w:hint="eastAsia"/>
            <w:color w:val="FF0000"/>
            <w:rPrChange w:id="35" w:author="Microsoft Office 用户" w:date="2018-09-06T15:03:00Z">
              <w:rPr>
                <w:rFonts w:hint="eastAsia"/>
              </w:rPr>
            </w:rPrChange>
          </w:rPr>
          <w:t>以及优惠券核销记录</w:t>
        </w:r>
      </w:ins>
      <w:r w:rsidR="00507A86" w:rsidRPr="00507A86">
        <w:rPr>
          <w:noProof/>
        </w:rPr>
        <w:drawing>
          <wp:inline distT="0" distB="0" distL="0" distR="0" wp14:anchorId="5D8D5DCF" wp14:editId="24E5B561">
            <wp:extent cx="5157787" cy="2800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90" t="9259"/>
                    <a:stretch/>
                  </pic:blipFill>
                  <pic:spPr bwMode="auto">
                    <a:xfrm>
                      <a:off x="0" y="0"/>
                      <a:ext cx="5157787" cy="2800350"/>
                    </a:xfrm>
                    <a:prstGeom prst="rect">
                      <a:avLst/>
                    </a:prstGeom>
                    <a:ln>
                      <a:noFill/>
                    </a:ln>
                    <a:extLst>
                      <a:ext uri="{53640926-AAD7-44D8-BBD7-CCE9431645EC}">
                        <a14:shadowObscured xmlns:a14="http://schemas.microsoft.com/office/drawing/2010/main"/>
                      </a:ext>
                    </a:extLst>
                  </pic:spPr>
                </pic:pic>
              </a:graphicData>
            </a:graphic>
          </wp:inline>
        </w:drawing>
      </w:r>
    </w:p>
    <w:p w14:paraId="5A4ADC7E" w14:textId="66215A48" w:rsidR="00493690" w:rsidRDefault="00493690" w:rsidP="00FD69F6">
      <w:pPr>
        <w:ind w:firstLine="480"/>
        <w:rPr>
          <w:ins w:id="36" w:author="Microsoft Office 用户" w:date="2018-09-05T18:07:00Z"/>
        </w:rPr>
      </w:pPr>
      <w:r>
        <w:rPr>
          <w:rFonts w:hint="eastAsia"/>
        </w:rPr>
        <w:t>c、会员充值,会员充值添加了几个快捷金额按键,若按键中没有顾客想要充值的金额,可以手动输入具体的金额.会员充值结算方式跟结算页面的结算方式相比少了会员卡与挂帐两种方式.</w:t>
      </w:r>
    </w:p>
    <w:p w14:paraId="665A7E0A" w14:textId="215E02EC" w:rsidR="00EF4FA7" w:rsidRPr="00FD69F6" w:rsidRDefault="00EF4FA7" w:rsidP="00FD69F6">
      <w:pPr>
        <w:ind w:firstLine="480"/>
      </w:pPr>
      <w:ins w:id="37" w:author="Microsoft Office 用户" w:date="2018-09-05T18:07:00Z">
        <w:r w:rsidRPr="00193B38">
          <w:rPr>
            <w:color w:val="C00000"/>
            <w:rPrChange w:id="38" w:author="Microsoft Office 用户" w:date="2018-09-05T18:11:00Z">
              <w:rPr/>
            </w:rPrChange>
          </w:rPr>
          <w:t>e、</w:t>
        </w:r>
      </w:ins>
      <w:ins w:id="39" w:author="Microsoft Office 用户" w:date="2018-09-05T18:08:00Z">
        <w:r w:rsidRPr="00193B38">
          <w:rPr>
            <w:rFonts w:hint="eastAsia"/>
            <w:color w:val="C00000"/>
            <w:rPrChange w:id="40" w:author="Microsoft Office 用户" w:date="2018-09-05T18:11:00Z">
              <w:rPr>
                <w:rFonts w:hint="eastAsia"/>
              </w:rPr>
            </w:rPrChange>
          </w:rPr>
          <w:t>若会员卡上有</w:t>
        </w:r>
      </w:ins>
      <w:ins w:id="41" w:author="Microsoft Office 用户" w:date="2018-09-05T18:09:00Z">
        <w:r w:rsidR="00193B38" w:rsidRPr="00193B38">
          <w:rPr>
            <w:rFonts w:hint="eastAsia"/>
            <w:color w:val="C00000"/>
            <w:rPrChange w:id="42" w:author="Microsoft Office 用户" w:date="2018-09-05T18:11:00Z">
              <w:rPr>
                <w:rFonts w:hint="eastAsia"/>
              </w:rPr>
            </w:rPrChange>
          </w:rPr>
          <w:t>可用优惠券的，商家不能删除该会员。若商家删除会员后，会员通过小程序</w:t>
        </w:r>
      </w:ins>
      <w:ins w:id="43" w:author="Microsoft Office 用户" w:date="2018-09-05T18:10:00Z">
        <w:r w:rsidR="00193B38" w:rsidRPr="00193B38">
          <w:rPr>
            <w:rFonts w:hint="eastAsia"/>
            <w:color w:val="C00000"/>
            <w:rPrChange w:id="44" w:author="Microsoft Office 用户" w:date="2018-09-05T18:11:00Z">
              <w:rPr>
                <w:rFonts w:hint="eastAsia"/>
              </w:rPr>
            </w:rPrChange>
          </w:rPr>
          <w:t>购买优惠或者充值的，会员列中中需要把该会员重新加上。</w:t>
        </w:r>
      </w:ins>
    </w:p>
    <w:p w14:paraId="59F9C4C7" w14:textId="77777777" w:rsidR="00D71A97" w:rsidRPr="00193B38" w:rsidRDefault="00D71A97" w:rsidP="00D71A97">
      <w:pPr>
        <w:ind w:firstLine="480"/>
      </w:pPr>
    </w:p>
    <w:p w14:paraId="43B3642F" w14:textId="54173A7C" w:rsidR="0000557E" w:rsidRDefault="0000557E" w:rsidP="0000557E">
      <w:pPr>
        <w:pStyle w:val="a3"/>
        <w:numPr>
          <w:ilvl w:val="0"/>
          <w:numId w:val="1"/>
        </w:numPr>
        <w:ind w:firstLineChars="0"/>
      </w:pPr>
      <w:r>
        <w:rPr>
          <w:rFonts w:hint="eastAsia"/>
        </w:rPr>
        <w:t>订单</w:t>
      </w:r>
    </w:p>
    <w:p w14:paraId="5D066353" w14:textId="0F181ED5" w:rsidR="007C7D47" w:rsidDel="00C30907" w:rsidRDefault="007C7D47" w:rsidP="008566B4">
      <w:pPr>
        <w:ind w:firstLine="480"/>
        <w:rPr>
          <w:del w:id="45" w:author="Microsoft Office 用户" w:date="2018-09-05T19:13:00Z"/>
        </w:rPr>
      </w:pPr>
    </w:p>
    <w:p w14:paraId="2B638A1A" w14:textId="12FC6510" w:rsidR="00C30907" w:rsidRDefault="00C30907">
      <w:pPr>
        <w:pStyle w:val="a3"/>
        <w:ind w:left="720" w:firstLineChars="0" w:firstLine="0"/>
        <w:rPr>
          <w:ins w:id="46" w:author="Microsoft Office 用户" w:date="2018-09-05T19:13:00Z"/>
        </w:rPr>
        <w:pPrChange w:id="47" w:author="Microsoft Office 用户" w:date="2018-09-05T19:13:00Z">
          <w:pPr>
            <w:pStyle w:val="a3"/>
            <w:numPr>
              <w:numId w:val="1"/>
            </w:numPr>
            <w:ind w:left="720" w:firstLineChars="0" w:hanging="720"/>
          </w:pPr>
        </w:pPrChange>
      </w:pPr>
      <w:ins w:id="48" w:author="Microsoft Office 用户" w:date="2018-09-05T19:13:00Z">
        <w:r>
          <w:rPr>
            <w:rFonts w:hint="eastAsia"/>
          </w:rPr>
          <w:t>订单列表中能够显示</w:t>
        </w:r>
      </w:ins>
      <w:ins w:id="49" w:author="Microsoft Office 用户" w:date="2018-09-06T14:17:00Z">
        <w:r w:rsidR="00642518">
          <w:rPr>
            <w:rFonts w:hint="eastAsia"/>
          </w:rPr>
          <w:t>支付方式。若是混合支付</w:t>
        </w:r>
      </w:ins>
      <w:ins w:id="50" w:author="Microsoft Office 用户" w:date="2018-09-06T14:58:00Z">
        <w:r w:rsidR="00EE4A51">
          <w:rPr>
            <w:rFonts w:hint="eastAsia"/>
          </w:rPr>
          <w:t>的，可以显示支付</w:t>
        </w:r>
      </w:ins>
      <w:ins w:id="51" w:author="Microsoft Office 用户" w:date="2018-09-06T14:59:00Z">
        <w:r w:rsidR="00EE4A51">
          <w:rPr>
            <w:rFonts w:hint="eastAsia"/>
          </w:rPr>
          <w:t>方式明细</w:t>
        </w:r>
        <w:r w:rsidR="007D20AA">
          <w:rPr>
            <w:rFonts w:hint="eastAsia"/>
          </w:rPr>
          <w:t>。列表中增加一个结算时间。</w:t>
        </w:r>
      </w:ins>
    </w:p>
    <w:p w14:paraId="6EE8E368" w14:textId="54BD0553" w:rsidR="0000557E" w:rsidRDefault="008566B4" w:rsidP="008566B4">
      <w:pPr>
        <w:ind w:firstLine="480"/>
      </w:pPr>
      <w:r>
        <w:rPr>
          <w:rFonts w:hint="eastAsia"/>
        </w:rPr>
        <w:t>3.1未结算的订单</w:t>
      </w:r>
    </w:p>
    <w:p w14:paraId="1B6C1EC3" w14:textId="5CC2DE0E" w:rsidR="00507A86" w:rsidRDefault="005E1AA5" w:rsidP="008566B4">
      <w:pPr>
        <w:ind w:firstLine="480"/>
      </w:pPr>
      <w:r w:rsidRPr="005E1AA5">
        <w:rPr>
          <w:noProof/>
        </w:rPr>
        <w:drawing>
          <wp:inline distT="0" distB="0" distL="0" distR="0" wp14:anchorId="3ACD9EB2" wp14:editId="253C0A58">
            <wp:extent cx="5486400" cy="30861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inline>
        </w:drawing>
      </w:r>
    </w:p>
    <w:p w14:paraId="320F52F3" w14:textId="6A10E648" w:rsidR="008566B4" w:rsidDel="00EF4FA7" w:rsidRDefault="008566B4" w:rsidP="008566B4">
      <w:pPr>
        <w:ind w:firstLine="480"/>
        <w:rPr>
          <w:del w:id="52" w:author="Microsoft Office 用户" w:date="2018-09-05T18:07:00Z"/>
        </w:rPr>
      </w:pPr>
      <w:r>
        <w:rPr>
          <w:rFonts w:hint="eastAsia"/>
        </w:rPr>
        <w:t>未结算订单可以重新编辑,也可以取消订单,也可以直接结算.施工人员施工完成时,可以“通知客户”(目前通过公众号和生活号),顾客可以直接通过通知进入小程序结算订单,亦可以直接到店结算.</w:t>
      </w:r>
    </w:p>
    <w:p w14:paraId="0B6587FF" w14:textId="77777777" w:rsidR="005E1AA5" w:rsidDel="00EF4FA7" w:rsidRDefault="005E1AA5" w:rsidP="008566B4">
      <w:pPr>
        <w:ind w:firstLine="480"/>
        <w:rPr>
          <w:del w:id="53" w:author="Microsoft Office 用户" w:date="2018-09-05T18:07:00Z"/>
        </w:rPr>
      </w:pPr>
    </w:p>
    <w:p w14:paraId="511EF3B0" w14:textId="77777777" w:rsidR="005E1AA5" w:rsidRDefault="005E1AA5" w:rsidP="00EF4FA7">
      <w:pPr>
        <w:ind w:firstLine="480"/>
      </w:pPr>
    </w:p>
    <w:p w14:paraId="1872E86E" w14:textId="031415C7" w:rsidR="008566B4" w:rsidRDefault="008566B4" w:rsidP="008566B4">
      <w:pPr>
        <w:ind w:firstLine="480"/>
      </w:pPr>
      <w:r>
        <w:rPr>
          <w:rFonts w:hint="eastAsia"/>
        </w:rPr>
        <w:t>3.2已完成的订单</w:t>
      </w:r>
      <w:r w:rsidR="00243AF8" w:rsidRPr="00243AF8">
        <w:rPr>
          <w:noProof/>
        </w:rPr>
        <w:drawing>
          <wp:inline distT="0" distB="0" distL="0" distR="0" wp14:anchorId="34943262" wp14:editId="58343823">
            <wp:extent cx="5201133" cy="292563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0209" cy="2975741"/>
                    </a:xfrm>
                    <a:prstGeom prst="rect">
                      <a:avLst/>
                    </a:prstGeom>
                  </pic:spPr>
                </pic:pic>
              </a:graphicData>
            </a:graphic>
          </wp:inline>
        </w:drawing>
      </w:r>
    </w:p>
    <w:p w14:paraId="320BD150" w14:textId="676938E0" w:rsidR="008566B4" w:rsidRDefault="008566B4" w:rsidP="008566B4">
      <w:pPr>
        <w:ind w:firstLine="480"/>
      </w:pPr>
      <w:r>
        <w:rPr>
          <w:rFonts w:hint="eastAsia"/>
        </w:rPr>
        <w:t>商家可以对已完成的订单设置</w:t>
      </w:r>
      <w:r w:rsidR="005070B5">
        <w:rPr>
          <w:rFonts w:hint="eastAsia"/>
        </w:rPr>
        <w:t>该订单成本</w:t>
      </w:r>
      <w:r w:rsidR="003304CD">
        <w:rPr>
          <w:rFonts w:hint="eastAsia"/>
        </w:rPr>
        <w:t>,通过设置整个订单的成本,同时根据该订单的实收金额,可以算出该订单的利润.</w:t>
      </w:r>
    </w:p>
    <w:p w14:paraId="77C8A4DA" w14:textId="7D98DA94" w:rsidR="003304CD" w:rsidRDefault="003304CD" w:rsidP="008566B4">
      <w:pPr>
        <w:ind w:firstLine="480"/>
      </w:pPr>
      <w:r>
        <w:rPr>
          <w:rFonts w:hint="eastAsia"/>
        </w:rPr>
        <w:t>店老板可以通过提成设置,就该订单给到某些员工相应的提成.若订单之前设置了施工人员,提成设置中,施工人员可以带过来,直接输入提成金额,同是可以添加其他可以拿到提成的人员.若之前未</w:t>
      </w:r>
      <w:r w:rsidR="00493690">
        <w:rPr>
          <w:rFonts w:hint="eastAsia"/>
        </w:rPr>
        <w:t>设置过施工人员的,在这里可以直接添加享受该订单提成的人员以及提成金额.</w:t>
      </w:r>
    </w:p>
    <w:p w14:paraId="633032F2" w14:textId="7BB53C29" w:rsidR="00493690" w:rsidRDefault="00493690" w:rsidP="008566B4">
      <w:pPr>
        <w:ind w:firstLine="480"/>
      </w:pPr>
      <w:r>
        <w:rPr>
          <w:rFonts w:hint="eastAsia"/>
        </w:rPr>
        <w:t>目前已完成订单退货是整单退货,然后重新下单或者不下单.</w:t>
      </w:r>
    </w:p>
    <w:p w14:paraId="1A2B97F7" w14:textId="1571AE4F" w:rsidR="0000557E" w:rsidRDefault="0000557E" w:rsidP="0000557E">
      <w:pPr>
        <w:pStyle w:val="a3"/>
        <w:numPr>
          <w:ilvl w:val="0"/>
          <w:numId w:val="1"/>
        </w:numPr>
        <w:ind w:firstLineChars="0"/>
      </w:pPr>
      <w:r>
        <w:rPr>
          <w:rFonts w:hint="eastAsia"/>
        </w:rPr>
        <w:t>营销</w:t>
      </w:r>
    </w:p>
    <w:p w14:paraId="12DC400A" w14:textId="7ECDEE65" w:rsidR="0000557E" w:rsidRDefault="00493690" w:rsidP="00F04ECF">
      <w:pPr>
        <w:ind w:firstLine="480"/>
      </w:pPr>
      <w:r>
        <w:rPr>
          <w:rFonts w:hint="eastAsia"/>
        </w:rPr>
        <w:t>营销模块所放的内容是之前会员中的会员设置(现在改为充值送)和注册送</w:t>
      </w:r>
    </w:p>
    <w:p w14:paraId="3CD54559" w14:textId="24F6143E" w:rsidR="004C2575" w:rsidRPr="004C2575" w:rsidDel="00F04ECF" w:rsidRDefault="004C2575" w:rsidP="00F04ECF">
      <w:pPr>
        <w:ind w:firstLine="480"/>
        <w:rPr>
          <w:del w:id="54" w:author="Microsoft Office 用户" w:date="2018-09-07T14:09:00Z"/>
          <w:color w:val="FF0000"/>
        </w:rPr>
        <w:pPrChange w:id="55" w:author="Microsoft Office 用户" w:date="2018-09-07T14:09:00Z">
          <w:pPr>
            <w:ind w:firstLine="480"/>
          </w:pPr>
        </w:pPrChange>
      </w:pPr>
      <w:r w:rsidRPr="004C2575">
        <w:rPr>
          <w:rFonts w:hint="eastAsia"/>
          <w:color w:val="FF0000"/>
        </w:rPr>
        <w:t>后期会增加其他的营销内容.</w:t>
      </w:r>
    </w:p>
    <w:p w14:paraId="77690470" w14:textId="77777777" w:rsidR="0000557E" w:rsidRDefault="0000557E" w:rsidP="00F04ECF">
      <w:pPr>
        <w:ind w:firstLine="480"/>
        <w:rPr>
          <w:rFonts w:hint="eastAsia"/>
        </w:rPr>
        <w:pPrChange w:id="56" w:author="Microsoft Office 用户" w:date="2018-09-07T14:09:00Z">
          <w:pPr>
            <w:pStyle w:val="a3"/>
            <w:ind w:left="720" w:firstLineChars="0" w:firstLine="0"/>
          </w:pPr>
        </w:pPrChange>
      </w:pPr>
    </w:p>
    <w:p w14:paraId="4538BC6E" w14:textId="7F9350E1" w:rsidR="0000557E" w:rsidRDefault="004C2575" w:rsidP="0000557E">
      <w:pPr>
        <w:pStyle w:val="a3"/>
        <w:numPr>
          <w:ilvl w:val="0"/>
          <w:numId w:val="1"/>
        </w:numPr>
        <w:ind w:firstLineChars="0"/>
      </w:pPr>
      <w:r>
        <w:rPr>
          <w:rFonts w:hint="eastAsia"/>
        </w:rPr>
        <w:t>商品</w:t>
      </w:r>
    </w:p>
    <w:p w14:paraId="5F40C1CF" w14:textId="60777BB8" w:rsidR="008B26EF" w:rsidRDefault="008B26EF" w:rsidP="008B26EF">
      <w:pPr>
        <w:pStyle w:val="a3"/>
        <w:ind w:left="720" w:firstLineChars="0" w:firstLine="0"/>
      </w:pPr>
      <w:r w:rsidRPr="008B26EF">
        <w:rPr>
          <w:noProof/>
        </w:rPr>
        <w:drawing>
          <wp:inline distT="0" distB="0" distL="0" distR="0" wp14:anchorId="62D22054" wp14:editId="4CCEA830">
            <wp:extent cx="4043682" cy="2274570"/>
            <wp:effectExtent l="0" t="0" r="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676" cy="2310004"/>
                    </a:xfrm>
                    <a:prstGeom prst="rect">
                      <a:avLst/>
                    </a:prstGeom>
                  </pic:spPr>
                </pic:pic>
              </a:graphicData>
            </a:graphic>
          </wp:inline>
        </w:drawing>
      </w:r>
    </w:p>
    <w:p w14:paraId="5192B98E" w14:textId="26ECAE45" w:rsidR="004C2575" w:rsidRDefault="004C2575" w:rsidP="004C2575">
      <w:pPr>
        <w:pStyle w:val="a3"/>
        <w:ind w:left="720" w:firstLineChars="0" w:firstLine="0"/>
      </w:pPr>
      <w:r>
        <w:rPr>
          <w:rFonts w:hint="eastAsia"/>
        </w:rPr>
        <w:t>5.1商品管理</w:t>
      </w:r>
    </w:p>
    <w:p w14:paraId="60E64AE1" w14:textId="5C69DD67" w:rsidR="004C2575" w:rsidRPr="00DB3CC7" w:rsidRDefault="004C2575" w:rsidP="00E861DE">
      <w:pPr>
        <w:ind w:firstLine="480"/>
        <w:rPr>
          <w:color w:val="C00000"/>
          <w:rPrChange w:id="57" w:author="Microsoft Office 用户" w:date="2018-09-05T18:16:00Z">
            <w:rPr/>
          </w:rPrChange>
        </w:rPr>
      </w:pPr>
      <w:r>
        <w:rPr>
          <w:rFonts w:hint="eastAsia"/>
        </w:rPr>
        <w:t>在创建商品时增加了一个字段“商品类型”,</w:t>
      </w:r>
      <w:r w:rsidR="00E861DE">
        <w:rPr>
          <w:rFonts w:hint="eastAsia"/>
        </w:rPr>
        <w:t>通过商品类型的选择,创建的商品字段会有所不同,服务</w:t>
      </w:r>
      <w:r w:rsidR="00DB3CC7">
        <w:rPr>
          <w:rFonts w:hint="eastAsia"/>
        </w:rPr>
        <w:t>没有</w:t>
      </w:r>
      <w:r w:rsidR="00E861DE">
        <w:rPr>
          <w:rFonts w:hint="eastAsia"/>
        </w:rPr>
        <w:t>规格型号等信息</w:t>
      </w:r>
      <w:r w:rsidR="00E861DE" w:rsidRPr="00DB3CC7">
        <w:rPr>
          <w:color w:val="C00000"/>
          <w:rPrChange w:id="58" w:author="Microsoft Office 用户" w:date="2018-09-05T18:16:00Z">
            <w:rPr/>
          </w:rPrChange>
        </w:rPr>
        <w:t>.</w:t>
      </w:r>
      <w:ins w:id="59" w:author="Microsoft Office 用户" w:date="2018-09-05T18:14:00Z">
        <w:r w:rsidR="00DB3CC7" w:rsidRPr="00DB3CC7">
          <w:rPr>
            <w:rFonts w:hint="eastAsia"/>
            <w:color w:val="C00000"/>
            <w:rPrChange w:id="60" w:author="Microsoft Office 用户" w:date="2018-09-05T18:16:00Z">
              <w:rPr>
                <w:rFonts w:hint="eastAsia"/>
              </w:rPr>
            </w:rPrChange>
          </w:rPr>
          <w:t>在创建配件或者服务的时候，没有</w:t>
        </w:r>
      </w:ins>
      <w:ins w:id="61" w:author="Microsoft Office 用户" w:date="2018-09-05T18:15:00Z">
        <w:r w:rsidR="00DB3CC7" w:rsidRPr="00DB3CC7">
          <w:rPr>
            <w:rFonts w:hint="eastAsia"/>
            <w:color w:val="C00000"/>
            <w:rPrChange w:id="62" w:author="Microsoft Office 用户" w:date="2018-09-05T18:16:00Z">
              <w:rPr>
                <w:rFonts w:hint="eastAsia"/>
              </w:rPr>
            </w:rPrChange>
          </w:rPr>
          <w:t>分类或者没有想要的分类时，可以添加分类</w:t>
        </w:r>
      </w:ins>
    </w:p>
    <w:p w14:paraId="390CBDA1" w14:textId="346892BD" w:rsidR="00E861DE" w:rsidRDefault="00E861DE" w:rsidP="004C2575">
      <w:pPr>
        <w:pStyle w:val="a3"/>
        <w:ind w:left="720" w:firstLineChars="0" w:firstLine="0"/>
      </w:pPr>
      <w:r>
        <w:rPr>
          <w:rFonts w:hint="eastAsia"/>
        </w:rPr>
        <w:t>5.2商品分类</w:t>
      </w:r>
    </w:p>
    <w:p w14:paraId="29441865" w14:textId="0EA523F7" w:rsidR="00E861DE" w:rsidRPr="000C5C73" w:rsidRDefault="00E861DE" w:rsidP="00E861DE">
      <w:pPr>
        <w:ind w:firstLine="480"/>
        <w:rPr>
          <w:rFonts w:ascii="Calibri" w:hAnsi="Calibri" w:cs="Calibri"/>
        </w:rPr>
      </w:pPr>
      <w:r>
        <w:rPr>
          <w:rFonts w:hint="eastAsia"/>
        </w:rPr>
        <w:t>商品分类改为服务分类和配件分类.</w:t>
      </w:r>
      <w:r w:rsidR="000C5C73">
        <w:rPr>
          <w:rFonts w:hint="eastAsia"/>
        </w:rPr>
        <w:t>分类下面只有一级,不再有</w:t>
      </w:r>
      <w:r w:rsidR="000C5C73">
        <w:rPr>
          <w:rFonts w:ascii="Calibri" w:hAnsi="Calibri" w:cs="Calibri" w:hint="eastAsia"/>
        </w:rPr>
        <w:t>二级分类</w:t>
      </w:r>
    </w:p>
    <w:p w14:paraId="1267073B" w14:textId="023A66C0" w:rsidR="00E861DE" w:rsidRDefault="0058140D" w:rsidP="0058140D">
      <w:pPr>
        <w:ind w:firstLine="480"/>
      </w:pPr>
      <w:r>
        <w:rPr>
          <w:rFonts w:hint="eastAsia"/>
        </w:rPr>
        <w:t>a、</w:t>
      </w:r>
      <w:r w:rsidR="00E861DE">
        <w:rPr>
          <w:rFonts w:hint="eastAsia"/>
        </w:rPr>
        <w:t>服务分类</w:t>
      </w:r>
    </w:p>
    <w:p w14:paraId="711D4038" w14:textId="2A3685C7" w:rsidR="0058140D" w:rsidRDefault="000C5C73" w:rsidP="0058140D">
      <w:pPr>
        <w:ind w:firstLine="480"/>
      </w:pPr>
      <w:r>
        <w:rPr>
          <w:rFonts w:hint="eastAsia"/>
        </w:rPr>
        <w:t>店铺的服务分类默认显示我们推荐的服务分类.点击编辑分类可以删除不需要的服务分类,该分类就会在推荐的服务分类下,可以重新添加回店铺的服务分类中,且该分类下的推荐的服务(即我们设置好的服务项目)也会带上.若是自己添加的分类可以编辑分类名称也可以删除分类.删除后分类下的服务也会一起删除(删除时提示:该分类下有服务项目,确认删除?).</w:t>
      </w:r>
    </w:p>
    <w:p w14:paraId="08B6E310" w14:textId="402FC0EB" w:rsidR="000C5C73" w:rsidRDefault="000C5C73" w:rsidP="0058140D">
      <w:pPr>
        <w:ind w:firstLine="480"/>
      </w:pPr>
      <w:r>
        <w:rPr>
          <w:rFonts w:hint="eastAsia"/>
        </w:rPr>
        <w:t>b、配件分类</w:t>
      </w:r>
    </w:p>
    <w:p w14:paraId="33DC442E" w14:textId="66861DA1" w:rsidR="001C131C" w:rsidRDefault="000C5C73" w:rsidP="001C131C">
      <w:pPr>
        <w:ind w:firstLine="480"/>
        <w:rPr>
          <w:ins w:id="63" w:author="Microsoft Office 用户" w:date="2018-09-06T14:10:00Z"/>
        </w:rPr>
      </w:pPr>
      <w:r>
        <w:rPr>
          <w:rFonts w:hint="eastAsia"/>
        </w:rPr>
        <w:t>页面中只显示</w:t>
      </w:r>
      <w:r w:rsidR="001C131C">
        <w:rPr>
          <w:rFonts w:hint="eastAsia"/>
        </w:rPr>
        <w:t>商家自己添加的分类,可以编辑配件分类的名称也可以删除配件分类,</w:t>
      </w:r>
      <w:r w:rsidR="001C131C" w:rsidRPr="001C131C">
        <w:rPr>
          <w:rFonts w:hint="eastAsia"/>
        </w:rPr>
        <w:t xml:space="preserve"> </w:t>
      </w:r>
      <w:r w:rsidR="001C131C">
        <w:rPr>
          <w:rFonts w:hint="eastAsia"/>
        </w:rPr>
        <w:t>(删除时提示:该分类下有配件,确认删除?).</w:t>
      </w:r>
    </w:p>
    <w:p w14:paraId="4134B566" w14:textId="77D9F464" w:rsidR="004966CF" w:rsidRPr="00642518" w:rsidRDefault="00642518">
      <w:pPr>
        <w:pStyle w:val="a3"/>
        <w:numPr>
          <w:ilvl w:val="0"/>
          <w:numId w:val="1"/>
        </w:numPr>
        <w:ind w:firstLineChars="0"/>
        <w:rPr>
          <w:ins w:id="64" w:author="Microsoft Office 用户" w:date="2018-09-06T14:12:00Z"/>
          <w:color w:val="FF0000"/>
          <w:rPrChange w:id="65" w:author="Microsoft Office 用户" w:date="2018-09-06T14:16:00Z">
            <w:rPr>
              <w:ins w:id="66" w:author="Microsoft Office 用户" w:date="2018-09-06T14:12:00Z"/>
            </w:rPr>
          </w:rPrChange>
        </w:rPr>
        <w:pPrChange w:id="67" w:author="Microsoft Office 用户" w:date="2018-09-06T14:12:00Z">
          <w:pPr>
            <w:ind w:firstLine="480"/>
          </w:pPr>
        </w:pPrChange>
      </w:pPr>
      <w:ins w:id="68" w:author="Microsoft Office 用户" w:date="2018-09-06T14:10:00Z">
        <w:r w:rsidRPr="00642518">
          <w:rPr>
            <w:rFonts w:hint="eastAsia"/>
            <w:color w:val="FF0000"/>
            <w:rPrChange w:id="69" w:author="Microsoft Office 用户" w:date="2018-09-06T14:16:00Z">
              <w:rPr>
                <w:rFonts w:hint="eastAsia"/>
              </w:rPr>
            </w:rPrChange>
          </w:rPr>
          <w:t>员工</w:t>
        </w:r>
      </w:ins>
      <w:ins w:id="70" w:author="Microsoft Office 用户" w:date="2018-09-06T14:12:00Z">
        <w:r w:rsidRPr="00642518">
          <w:rPr>
            <w:rFonts w:hint="eastAsia"/>
            <w:color w:val="FF0000"/>
            <w:rPrChange w:id="71" w:author="Microsoft Office 用户" w:date="2018-09-06T14:16:00Z">
              <w:rPr>
                <w:rFonts w:hint="eastAsia"/>
              </w:rPr>
            </w:rPrChange>
          </w:rPr>
          <w:t>绩效</w:t>
        </w:r>
      </w:ins>
    </w:p>
    <w:p w14:paraId="7F81A22D" w14:textId="102D8637" w:rsidR="00642518" w:rsidRPr="00642518" w:rsidRDefault="00642518" w:rsidP="003440F7">
      <w:pPr>
        <w:ind w:firstLine="480"/>
        <w:rPr>
          <w:ins w:id="72" w:author="Microsoft Office 用户" w:date="2018-09-06T14:12:00Z"/>
        </w:rPr>
      </w:pPr>
      <w:ins w:id="73" w:author="Microsoft Office 用户" w:date="2018-09-06T14:12:00Z">
        <w:r w:rsidRPr="003440F7">
          <w:rPr>
            <w:rFonts w:hint="eastAsia"/>
          </w:rPr>
          <w:t>目前我们员工提成的详情是以订单</w:t>
        </w:r>
      </w:ins>
      <w:ins w:id="74" w:author="Microsoft Office 用户" w:date="2018-09-06T14:13:00Z">
        <w:r w:rsidRPr="003440F7">
          <w:rPr>
            <w:rFonts w:hint="eastAsia"/>
          </w:rPr>
          <w:t>为维度的，现需要增加一个以商品为维度的提成。可以看到，</w:t>
        </w:r>
      </w:ins>
      <w:ins w:id="75" w:author="Microsoft Office 用户" w:date="2018-09-06T14:14:00Z">
        <w:r w:rsidRPr="00642518">
          <w:rPr>
            <w:rFonts w:hint="eastAsia"/>
          </w:rPr>
          <w:t>每种商品的数量以及提成。字段包括：</w:t>
        </w:r>
      </w:ins>
      <w:ins w:id="76" w:author="Microsoft Office 用户" w:date="2018-09-06T14:15:00Z">
        <w:r w:rsidRPr="00642518">
          <w:rPr>
            <w:rFonts w:hint="eastAsia"/>
          </w:rPr>
          <w:t>项目、数量、金额、提成、开单时间、结算时间（有提成的</w:t>
        </w:r>
      </w:ins>
      <w:ins w:id="77" w:author="Microsoft Office 用户" w:date="2018-09-06T14:16:00Z">
        <w:r w:rsidRPr="00642518">
          <w:rPr>
            <w:rFonts w:hint="eastAsia"/>
          </w:rPr>
          <w:t>才显示，没有提成的就不需要统计显示了</w:t>
        </w:r>
      </w:ins>
      <w:ins w:id="78" w:author="Microsoft Office 用户" w:date="2018-09-06T14:15:00Z">
        <w:r w:rsidRPr="00642518">
          <w:rPr>
            <w:rFonts w:hint="eastAsia"/>
          </w:rPr>
          <w:t>）</w:t>
        </w:r>
      </w:ins>
    </w:p>
    <w:p w14:paraId="4EFEBC69" w14:textId="68D42A14" w:rsidR="00642518" w:rsidRDefault="00BC0E86">
      <w:pPr>
        <w:pStyle w:val="a3"/>
        <w:ind w:left="720" w:firstLineChars="0" w:firstLine="0"/>
        <w:rPr>
          <w:ins w:id="79" w:author="Microsoft Office 用户" w:date="2018-09-07T15:39:00Z"/>
          <w:rFonts w:hint="eastAsia"/>
        </w:rPr>
        <w:pPrChange w:id="80" w:author="Microsoft Office 用户" w:date="2018-09-06T14:12:00Z">
          <w:pPr>
            <w:ind w:firstLine="480"/>
          </w:pPr>
        </w:pPrChange>
      </w:pPr>
      <w:ins w:id="81" w:author="Microsoft Office 用户" w:date="2018-09-07T15:39:00Z">
        <w:r w:rsidRPr="00BC0E86">
          <w:drawing>
            <wp:inline distT="0" distB="0" distL="0" distR="0" wp14:anchorId="2E5F22E6" wp14:editId="6A18CB1E">
              <wp:extent cx="5486400" cy="30861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inline>
          </w:drawing>
        </w:r>
      </w:ins>
    </w:p>
    <w:p w14:paraId="54352646" w14:textId="77777777" w:rsidR="00BC0E86" w:rsidRDefault="00BC0E86">
      <w:pPr>
        <w:pStyle w:val="a3"/>
        <w:ind w:left="720" w:firstLineChars="0" w:firstLine="0"/>
        <w:rPr>
          <w:ins w:id="82" w:author="Microsoft Office 用户" w:date="2018-09-07T15:39:00Z"/>
          <w:rFonts w:hint="eastAsia"/>
        </w:rPr>
        <w:pPrChange w:id="83" w:author="Microsoft Office 用户" w:date="2018-09-06T14:12:00Z">
          <w:pPr>
            <w:ind w:firstLine="480"/>
          </w:pPr>
        </w:pPrChange>
      </w:pPr>
    </w:p>
    <w:p w14:paraId="625E21A0" w14:textId="77777777" w:rsidR="00BC0E86" w:rsidRDefault="00BC0E86">
      <w:pPr>
        <w:pStyle w:val="a3"/>
        <w:ind w:left="720" w:firstLineChars="0" w:firstLine="0"/>
        <w:rPr>
          <w:ins w:id="84" w:author="Microsoft Office 用户" w:date="2018-09-07T15:39:00Z"/>
          <w:rFonts w:hint="eastAsia"/>
        </w:rPr>
        <w:pPrChange w:id="85" w:author="Microsoft Office 用户" w:date="2018-09-06T14:12:00Z">
          <w:pPr>
            <w:ind w:firstLine="480"/>
          </w:pPr>
        </w:pPrChange>
      </w:pPr>
    </w:p>
    <w:p w14:paraId="503CF095" w14:textId="77777777" w:rsidR="00BC0E86" w:rsidRDefault="00BC0E86">
      <w:pPr>
        <w:pStyle w:val="a3"/>
        <w:ind w:left="720" w:firstLineChars="0" w:firstLine="0"/>
        <w:rPr>
          <w:ins w:id="86" w:author="Microsoft Office 用户" w:date="2018-09-07T15:39:00Z"/>
          <w:rFonts w:hint="eastAsia"/>
        </w:rPr>
        <w:pPrChange w:id="87" w:author="Microsoft Office 用户" w:date="2018-09-06T14:12:00Z">
          <w:pPr>
            <w:ind w:firstLine="480"/>
          </w:pPr>
        </w:pPrChange>
      </w:pPr>
    </w:p>
    <w:p w14:paraId="4CE66ED4" w14:textId="77777777" w:rsidR="00BC0E86" w:rsidRDefault="00BC0E86">
      <w:pPr>
        <w:pStyle w:val="a3"/>
        <w:ind w:left="720" w:firstLineChars="0" w:firstLine="0"/>
        <w:rPr>
          <w:ins w:id="88" w:author="Microsoft Office 用户" w:date="2018-09-07T15:39:00Z"/>
          <w:rFonts w:hint="eastAsia"/>
        </w:rPr>
        <w:pPrChange w:id="89" w:author="Microsoft Office 用户" w:date="2018-09-06T14:12:00Z">
          <w:pPr>
            <w:ind w:firstLine="480"/>
          </w:pPr>
        </w:pPrChange>
      </w:pPr>
    </w:p>
    <w:p w14:paraId="3F3687AB" w14:textId="77777777" w:rsidR="00BC0E86" w:rsidRDefault="00BC0E86">
      <w:pPr>
        <w:pStyle w:val="a3"/>
        <w:ind w:left="720" w:firstLineChars="0" w:firstLine="0"/>
        <w:rPr>
          <w:rFonts w:hint="eastAsia"/>
        </w:rPr>
        <w:pPrChange w:id="90" w:author="Microsoft Office 用户" w:date="2018-09-06T14:12:00Z">
          <w:pPr>
            <w:ind w:firstLine="480"/>
          </w:pPr>
        </w:pPrChange>
      </w:pPr>
      <w:bookmarkStart w:id="91" w:name="_GoBack"/>
      <w:bookmarkEnd w:id="91"/>
    </w:p>
    <w:p w14:paraId="0308BBEF" w14:textId="60F15E19" w:rsidR="000C5C73" w:rsidRDefault="00477D95">
      <w:pPr>
        <w:pStyle w:val="a3"/>
        <w:numPr>
          <w:ilvl w:val="0"/>
          <w:numId w:val="1"/>
        </w:numPr>
        <w:ind w:firstLineChars="0"/>
        <w:rPr>
          <w:ins w:id="92" w:author="Microsoft Office 用户" w:date="2018-09-06T17:13:00Z"/>
        </w:rPr>
        <w:pPrChange w:id="93" w:author="Microsoft Office 用户" w:date="2018-09-06T17:13:00Z">
          <w:pPr>
            <w:ind w:firstLine="480"/>
          </w:pPr>
        </w:pPrChange>
      </w:pPr>
      <w:ins w:id="94" w:author="Microsoft Office 用户" w:date="2018-09-06T17:13:00Z">
        <w:r>
          <w:rPr>
            <w:rFonts w:hint="eastAsia"/>
          </w:rPr>
          <w:t>结算</w:t>
        </w:r>
      </w:ins>
    </w:p>
    <w:p w14:paraId="505308E2" w14:textId="2F4FB444" w:rsidR="00477D95" w:rsidRPr="001C131C" w:rsidDel="00783998" w:rsidRDefault="003440F7">
      <w:pPr>
        <w:ind w:firstLine="480"/>
        <w:rPr>
          <w:del w:id="95" w:author="Microsoft Office 用户" w:date="2018-09-06T17:53:00Z"/>
        </w:rPr>
      </w:pPr>
      <w:ins w:id="96" w:author="Microsoft Office 用户" w:date="2018-09-06T17:13:00Z">
        <w:r>
          <w:rPr>
            <w:rFonts w:hint="eastAsia"/>
          </w:rPr>
          <w:t>若顾客是</w:t>
        </w:r>
      </w:ins>
      <w:ins w:id="97" w:author="Microsoft Office 用户" w:date="2018-09-06T17:14:00Z">
        <w:r>
          <w:rPr>
            <w:rFonts w:hint="eastAsia"/>
          </w:rPr>
          <w:t>会员的，在结算时，若有对应可用的优惠券可以直接选择使用，选择优惠券后，应收金额做相应的减少，</w:t>
        </w:r>
      </w:ins>
      <w:ins w:id="98" w:author="Microsoft Office 用户" w:date="2018-09-06T17:15:00Z">
        <w:r w:rsidR="00783998">
          <w:rPr>
            <w:rFonts w:hint="eastAsia"/>
          </w:rPr>
          <w:t>相当于做了</w:t>
        </w:r>
      </w:ins>
    </w:p>
    <w:p w14:paraId="0890A4ED" w14:textId="1FC36FF8" w:rsidR="009D4839" w:rsidRDefault="009D4839">
      <w:pPr>
        <w:ind w:firstLineChars="0" w:firstLine="0"/>
        <w:rPr>
          <w:ins w:id="99" w:author="Microsoft Office 用户" w:date="2018-09-06T17:53:00Z"/>
        </w:rPr>
        <w:pPrChange w:id="100" w:author="Microsoft Office 用户" w:date="2018-09-06T17:53:00Z">
          <w:pPr>
            <w:ind w:firstLine="480"/>
          </w:pPr>
        </w:pPrChange>
      </w:pPr>
    </w:p>
    <w:p w14:paraId="76B00074" w14:textId="77777777" w:rsidR="002F393C" w:rsidRDefault="00783998">
      <w:pPr>
        <w:ind w:firstLineChars="0" w:firstLine="0"/>
        <w:rPr>
          <w:ins w:id="101" w:author="Microsoft Office 用户" w:date="2018-09-07T14:52:00Z"/>
          <w:rFonts w:hint="eastAsia"/>
        </w:rPr>
        <w:pPrChange w:id="102" w:author="Microsoft Office 用户" w:date="2018-09-06T17:53:00Z">
          <w:pPr>
            <w:ind w:firstLine="480"/>
          </w:pPr>
        </w:pPrChange>
      </w:pPr>
      <w:ins w:id="103" w:author="Microsoft Office 用户" w:date="2018-09-06T17:53:00Z">
        <w:r w:rsidRPr="00783998">
          <w:rPr>
            <w:noProof/>
          </w:rPr>
          <w:drawing>
            <wp:inline distT="0" distB="0" distL="0" distR="0" wp14:anchorId="35AFA592" wp14:editId="3AEF6F37">
              <wp:extent cx="5486400" cy="30861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86100"/>
                      </a:xfrm>
                      <a:prstGeom prst="rect">
                        <a:avLst/>
                      </a:prstGeom>
                    </pic:spPr>
                  </pic:pic>
                </a:graphicData>
              </a:graphic>
            </wp:inline>
          </w:drawing>
        </w:r>
      </w:ins>
    </w:p>
    <w:p w14:paraId="2448338D" w14:textId="77777777" w:rsidR="00C63D50" w:rsidRDefault="00C63D50">
      <w:pPr>
        <w:ind w:firstLineChars="0" w:firstLine="0"/>
        <w:rPr>
          <w:ins w:id="104" w:author="Microsoft Office 用户" w:date="2018-09-07T14:52:00Z"/>
          <w:rFonts w:hint="eastAsia"/>
        </w:rPr>
        <w:pPrChange w:id="105" w:author="Microsoft Office 用户" w:date="2018-09-06T17:53:00Z">
          <w:pPr>
            <w:ind w:firstLine="480"/>
          </w:pPr>
        </w:pPrChange>
      </w:pPr>
    </w:p>
    <w:p w14:paraId="00EE6824" w14:textId="3F3D6AE3" w:rsidR="00C63D50" w:rsidRDefault="00C63D50">
      <w:pPr>
        <w:ind w:firstLineChars="0" w:firstLine="0"/>
        <w:rPr>
          <w:ins w:id="106" w:author="Microsoft Office 用户" w:date="2018-09-07T14:52:00Z"/>
          <w:rFonts w:hint="eastAsia"/>
        </w:rPr>
        <w:pPrChange w:id="107" w:author="Microsoft Office 用户" w:date="2018-09-06T17:53:00Z">
          <w:pPr>
            <w:ind w:firstLine="480"/>
          </w:pPr>
        </w:pPrChange>
      </w:pPr>
      <w:ins w:id="108" w:author="Microsoft Office 用户" w:date="2018-09-07T14:52:00Z">
        <w:r>
          <w:rPr>
            <w:rFonts w:hint="eastAsia"/>
          </w:rPr>
          <w:t>使用优惠券的订单，在订单详情的明细</w:t>
        </w:r>
      </w:ins>
      <w:ins w:id="109" w:author="Microsoft Office 用户" w:date="2018-09-07T14:53:00Z">
        <w:r>
          <w:rPr>
            <w:rFonts w:hint="eastAsia"/>
          </w:rPr>
          <w:t>中可以在优惠金额中可以看到抵用券用了多少钱，在商品清单上可以看到哪些项目</w:t>
        </w:r>
      </w:ins>
      <w:ins w:id="110" w:author="Microsoft Office 用户" w:date="2018-09-07T14:54:00Z">
        <w:r>
          <w:rPr>
            <w:rFonts w:hint="eastAsia"/>
          </w:rPr>
          <w:t>用了优惠券</w:t>
        </w:r>
      </w:ins>
      <w:ins w:id="111" w:author="Microsoft Office 用户" w:date="2018-09-07T15:11:00Z">
        <w:r w:rsidR="00285CDC">
          <w:rPr>
            <w:rFonts w:hint="eastAsia"/>
          </w:rPr>
          <w:t>如：抵用券、8折折扣、20元代金券</w:t>
        </w:r>
      </w:ins>
    </w:p>
    <w:p w14:paraId="27AB4819" w14:textId="347024B3" w:rsidR="00783998" w:rsidRDefault="00CE5EF9">
      <w:pPr>
        <w:ind w:firstLineChars="0" w:firstLine="0"/>
        <w:pPrChange w:id="112" w:author="Microsoft Office 用户" w:date="2018-09-06T17:53:00Z">
          <w:pPr>
            <w:ind w:firstLine="480"/>
          </w:pPr>
        </w:pPrChange>
      </w:pPr>
      <w:ins w:id="113" w:author="Microsoft Office 用户" w:date="2018-09-07T15:16:00Z">
        <w:r w:rsidRPr="00CE5EF9">
          <w:drawing>
            <wp:inline distT="0" distB="0" distL="0" distR="0" wp14:anchorId="4D3CC882" wp14:editId="1F5CE595">
              <wp:extent cx="5486400" cy="30861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86100"/>
                      </a:xfrm>
                      <a:prstGeom prst="rect">
                        <a:avLst/>
                      </a:prstGeom>
                    </pic:spPr>
                  </pic:pic>
                </a:graphicData>
              </a:graphic>
            </wp:inline>
          </w:drawing>
        </w:r>
      </w:ins>
    </w:p>
    <w:sectPr w:rsidR="00783998" w:rsidSect="00B50663">
      <w:headerReference w:type="even" r:id="rId21"/>
      <w:headerReference w:type="default" r:id="rId22"/>
      <w:footerReference w:type="even" r:id="rId23"/>
      <w:footerReference w:type="default" r:id="rId24"/>
      <w:headerReference w:type="first" r:id="rId25"/>
      <w:footerReference w:type="first" r:id="rId2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C27BC" w14:textId="77777777" w:rsidR="00BF6C9B" w:rsidRDefault="00BF6C9B" w:rsidP="00913FFA">
      <w:pPr>
        <w:ind w:firstLine="480"/>
      </w:pPr>
      <w:r>
        <w:separator/>
      </w:r>
    </w:p>
  </w:endnote>
  <w:endnote w:type="continuationSeparator" w:id="0">
    <w:p w14:paraId="5A5D8978" w14:textId="77777777" w:rsidR="00BF6C9B" w:rsidRDefault="00BF6C9B" w:rsidP="00913F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PingFang SC">
    <w:panose1 w:val="020B0400000000000000"/>
    <w:charset w:val="86"/>
    <w:family w:val="swiss"/>
    <w:pitch w:val="variable"/>
    <w:sig w:usb0="A00002FF" w:usb1="7ACFFDFB" w:usb2="00000016" w:usb3="00000000" w:csb0="00140001"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Songti SC">
    <w:panose1 w:val="02010600040101010101"/>
    <w:charset w:val="86"/>
    <w:family w:val="roman"/>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36E00" w14:textId="77777777" w:rsidR="00913FFA" w:rsidRDefault="00913FFA">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88A60" w14:textId="77777777" w:rsidR="00913FFA" w:rsidRDefault="00913F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67330" w14:textId="77777777" w:rsidR="00913FFA" w:rsidRDefault="00913FFA">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1315FB" w14:textId="77777777" w:rsidR="00BF6C9B" w:rsidRDefault="00BF6C9B" w:rsidP="00913FFA">
      <w:pPr>
        <w:ind w:firstLine="480"/>
      </w:pPr>
      <w:r>
        <w:separator/>
      </w:r>
    </w:p>
  </w:footnote>
  <w:footnote w:type="continuationSeparator" w:id="0">
    <w:p w14:paraId="07FCC1B4" w14:textId="77777777" w:rsidR="00BF6C9B" w:rsidRDefault="00BF6C9B" w:rsidP="00913FFA">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9CF8" w14:textId="77777777" w:rsidR="00913FFA" w:rsidRDefault="00913FFA">
    <w:pPr>
      <w:pStyle w:val="a4"/>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5019A" w14:textId="77777777" w:rsidR="00913FFA" w:rsidRDefault="00913FFA">
    <w:pPr>
      <w:pStyle w:val="a4"/>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54923" w14:textId="77777777" w:rsidR="00913FFA" w:rsidRDefault="00913FFA">
    <w:pPr>
      <w:pStyle w:val="a4"/>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846A7"/>
    <w:multiLevelType w:val="hybridMultilevel"/>
    <w:tmpl w:val="074C4B0C"/>
    <w:lvl w:ilvl="0" w:tplc="1DFA616C">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AED7A83"/>
    <w:multiLevelType w:val="hybridMultilevel"/>
    <w:tmpl w:val="8BEEAE92"/>
    <w:lvl w:ilvl="0" w:tplc="87263124">
      <w:start w:val="1"/>
      <w:numFmt w:val="lowerLetter"/>
      <w:lvlText w:val="%1、"/>
      <w:lvlJc w:val="left"/>
      <w:pPr>
        <w:ind w:left="1200" w:hanging="720"/>
      </w:pPr>
      <w:rPr>
        <w:rFonts w:hint="eastAsia"/>
        <w:color w:val="auto"/>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47070A8B"/>
    <w:multiLevelType w:val="hybridMultilevel"/>
    <w:tmpl w:val="5B20450C"/>
    <w:lvl w:ilvl="0" w:tplc="A412F0BE">
      <w:start w:val="1"/>
      <w:numFmt w:val="lowerLetter"/>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47DD2C18"/>
    <w:multiLevelType w:val="hybridMultilevel"/>
    <w:tmpl w:val="1A3CDDF6"/>
    <w:lvl w:ilvl="0" w:tplc="0E0C30A8">
      <w:start w:val="1"/>
      <w:numFmt w:val="lowerLetter"/>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bordersDoNotSurroundHeader/>
  <w:bordersDoNotSurroundFooter/>
  <w:trackRevisions/>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108"/>
    <w:rsid w:val="0000557E"/>
    <w:rsid w:val="0002072F"/>
    <w:rsid w:val="00046CB7"/>
    <w:rsid w:val="00066C63"/>
    <w:rsid w:val="000C5C73"/>
    <w:rsid w:val="0011348E"/>
    <w:rsid w:val="00164DF3"/>
    <w:rsid w:val="001778A7"/>
    <w:rsid w:val="00193B38"/>
    <w:rsid w:val="00197CEE"/>
    <w:rsid w:val="001C131C"/>
    <w:rsid w:val="001E31EF"/>
    <w:rsid w:val="001F10C0"/>
    <w:rsid w:val="00243AF8"/>
    <w:rsid w:val="0026632C"/>
    <w:rsid w:val="002674FA"/>
    <w:rsid w:val="00271388"/>
    <w:rsid w:val="00273130"/>
    <w:rsid w:val="00273FED"/>
    <w:rsid w:val="00285CDC"/>
    <w:rsid w:val="002B5CCC"/>
    <w:rsid w:val="002B7A47"/>
    <w:rsid w:val="002F393C"/>
    <w:rsid w:val="003304CD"/>
    <w:rsid w:val="00330A97"/>
    <w:rsid w:val="003440F7"/>
    <w:rsid w:val="00372AE1"/>
    <w:rsid w:val="003A4C25"/>
    <w:rsid w:val="003D3FB1"/>
    <w:rsid w:val="004262B7"/>
    <w:rsid w:val="0043464B"/>
    <w:rsid w:val="00477D95"/>
    <w:rsid w:val="00493690"/>
    <w:rsid w:val="004966CF"/>
    <w:rsid w:val="004C2575"/>
    <w:rsid w:val="004D05FD"/>
    <w:rsid w:val="005070B5"/>
    <w:rsid w:val="00507A86"/>
    <w:rsid w:val="00525C7E"/>
    <w:rsid w:val="0058140D"/>
    <w:rsid w:val="00590B2F"/>
    <w:rsid w:val="00596B10"/>
    <w:rsid w:val="005A34B0"/>
    <w:rsid w:val="005A3657"/>
    <w:rsid w:val="005E1AA5"/>
    <w:rsid w:val="005E6A3A"/>
    <w:rsid w:val="0060395E"/>
    <w:rsid w:val="00636012"/>
    <w:rsid w:val="00642518"/>
    <w:rsid w:val="006F3A04"/>
    <w:rsid w:val="00731AB2"/>
    <w:rsid w:val="00746318"/>
    <w:rsid w:val="00780D5D"/>
    <w:rsid w:val="00783998"/>
    <w:rsid w:val="007C7D47"/>
    <w:rsid w:val="007D20AA"/>
    <w:rsid w:val="007E2F07"/>
    <w:rsid w:val="007F3D62"/>
    <w:rsid w:val="008352B5"/>
    <w:rsid w:val="008566B4"/>
    <w:rsid w:val="00871096"/>
    <w:rsid w:val="008B26EF"/>
    <w:rsid w:val="008C3867"/>
    <w:rsid w:val="00913FFA"/>
    <w:rsid w:val="00974960"/>
    <w:rsid w:val="009D4839"/>
    <w:rsid w:val="00A4404A"/>
    <w:rsid w:val="00A5601A"/>
    <w:rsid w:val="00B36940"/>
    <w:rsid w:val="00B57797"/>
    <w:rsid w:val="00BC0E86"/>
    <w:rsid w:val="00BC259D"/>
    <w:rsid w:val="00BF6C9B"/>
    <w:rsid w:val="00C04415"/>
    <w:rsid w:val="00C10FA4"/>
    <w:rsid w:val="00C225D7"/>
    <w:rsid w:val="00C30907"/>
    <w:rsid w:val="00C55B7B"/>
    <w:rsid w:val="00C56BA6"/>
    <w:rsid w:val="00C63D50"/>
    <w:rsid w:val="00C73BC8"/>
    <w:rsid w:val="00CC309B"/>
    <w:rsid w:val="00CD6757"/>
    <w:rsid w:val="00CE5EF9"/>
    <w:rsid w:val="00D11B4F"/>
    <w:rsid w:val="00D71A97"/>
    <w:rsid w:val="00DB3CC7"/>
    <w:rsid w:val="00DD734A"/>
    <w:rsid w:val="00E60108"/>
    <w:rsid w:val="00E610D3"/>
    <w:rsid w:val="00E861DE"/>
    <w:rsid w:val="00ED5C5B"/>
    <w:rsid w:val="00EE4A51"/>
    <w:rsid w:val="00EE4D7D"/>
    <w:rsid w:val="00EE5D13"/>
    <w:rsid w:val="00EF4FA7"/>
    <w:rsid w:val="00F04ECF"/>
    <w:rsid w:val="00F4351E"/>
    <w:rsid w:val="00F95AD1"/>
    <w:rsid w:val="00FD69F6"/>
    <w:rsid w:val="00FD7D25"/>
    <w:rsid w:val="00FE3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2A00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E2F07"/>
    <w:pPr>
      <w:widowControl w:val="0"/>
      <w:ind w:firstLineChars="200" w:firstLine="20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557E"/>
    <w:pPr>
      <w:ind w:firstLine="420"/>
    </w:pPr>
  </w:style>
  <w:style w:type="paragraph" w:styleId="a4">
    <w:name w:val="header"/>
    <w:basedOn w:val="a"/>
    <w:link w:val="a5"/>
    <w:uiPriority w:val="99"/>
    <w:unhideWhenUsed/>
    <w:rsid w:val="00913FFA"/>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913FFA"/>
    <w:rPr>
      <w:sz w:val="18"/>
      <w:szCs w:val="18"/>
    </w:rPr>
  </w:style>
  <w:style w:type="paragraph" w:styleId="a6">
    <w:name w:val="footer"/>
    <w:basedOn w:val="a"/>
    <w:link w:val="a7"/>
    <w:uiPriority w:val="99"/>
    <w:unhideWhenUsed/>
    <w:rsid w:val="00913FFA"/>
    <w:pPr>
      <w:tabs>
        <w:tab w:val="center" w:pos="4153"/>
        <w:tab w:val="right" w:pos="8306"/>
      </w:tabs>
      <w:snapToGrid w:val="0"/>
    </w:pPr>
    <w:rPr>
      <w:sz w:val="18"/>
      <w:szCs w:val="18"/>
    </w:rPr>
  </w:style>
  <w:style w:type="character" w:customStyle="1" w:styleId="a7">
    <w:name w:val="页脚字符"/>
    <w:basedOn w:val="a0"/>
    <w:link w:val="a6"/>
    <w:uiPriority w:val="99"/>
    <w:rsid w:val="00913FFA"/>
    <w:rPr>
      <w:sz w:val="18"/>
      <w:szCs w:val="18"/>
    </w:rPr>
  </w:style>
  <w:style w:type="paragraph" w:styleId="a8">
    <w:name w:val="Balloon Text"/>
    <w:basedOn w:val="a"/>
    <w:link w:val="a9"/>
    <w:uiPriority w:val="99"/>
    <w:semiHidden/>
    <w:unhideWhenUsed/>
    <w:rsid w:val="00A4404A"/>
    <w:rPr>
      <w:rFonts w:ascii="宋体" w:eastAsia="宋体"/>
      <w:sz w:val="18"/>
      <w:szCs w:val="18"/>
    </w:rPr>
  </w:style>
  <w:style w:type="character" w:customStyle="1" w:styleId="a9">
    <w:name w:val="批注框文本字符"/>
    <w:basedOn w:val="a0"/>
    <w:link w:val="a8"/>
    <w:uiPriority w:val="99"/>
    <w:semiHidden/>
    <w:rsid w:val="00A4404A"/>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emf"/><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png"/><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9</Pages>
  <Words>420</Words>
  <Characters>2399</Characters>
  <Application>Microsoft Macintosh Word</Application>
  <DocSecurity>0</DocSecurity>
  <Lines>19</Lines>
  <Paragraphs>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21</cp:revision>
  <dcterms:created xsi:type="dcterms:W3CDTF">2018-08-23T07:21:00Z</dcterms:created>
  <dcterms:modified xsi:type="dcterms:W3CDTF">2018-09-07T07:39:00Z</dcterms:modified>
</cp:coreProperties>
</file>